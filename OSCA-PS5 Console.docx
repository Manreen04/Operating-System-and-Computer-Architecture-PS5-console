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C1FEB" w14:textId="4D9F8692" w:rsidR="00511B51" w:rsidRPr="00C64AB9" w:rsidRDefault="00511B51" w:rsidP="00511B51">
      <w:pPr>
        <w:jc w:val="center"/>
        <w:rPr>
          <w:rFonts w:ascii="Times New Roman" w:hAnsi="Times New Roman" w:cs="Times New Roman"/>
          <w:b/>
          <w:bCs/>
          <w:sz w:val="32"/>
          <w:szCs w:val="32"/>
        </w:rPr>
      </w:pPr>
      <w:r w:rsidRPr="00C64AB9">
        <w:rPr>
          <w:rFonts w:ascii="Times New Roman" w:hAnsi="Times New Roman" w:cs="Times New Roman"/>
          <w:b/>
          <w:bCs/>
          <w:sz w:val="32"/>
          <w:szCs w:val="32"/>
        </w:rPr>
        <w:t>GROUP DOCUMENTATION</w:t>
      </w:r>
    </w:p>
    <w:p w14:paraId="6561758D" w14:textId="3D867403" w:rsidR="00511B51" w:rsidRPr="002D1ABB" w:rsidRDefault="00511B51" w:rsidP="00511B51">
      <w:pPr>
        <w:jc w:val="center"/>
        <w:rPr>
          <w:b/>
          <w:bCs/>
          <w:sz w:val="32"/>
          <w:szCs w:val="32"/>
        </w:rPr>
      </w:pPr>
      <w:bookmarkStart w:id="0" w:name="_Toc133847422"/>
      <w:r w:rsidRPr="0015763A">
        <w:rPr>
          <w:rFonts w:ascii="Times New Roman" w:hAnsi="Times New Roman" w:cs="Times New Roman"/>
          <w:b/>
          <w:sz w:val="32"/>
          <w:szCs w:val="32"/>
        </w:rPr>
        <w:t xml:space="preserve">COURSE CODE: </w:t>
      </w:r>
      <w:bookmarkEnd w:id="0"/>
      <w:r w:rsidR="00C06BC1">
        <w:rPr>
          <w:rFonts w:ascii="Times New Roman" w:hAnsi="Times New Roman" w:cs="Times New Roman"/>
          <w:b/>
          <w:sz w:val="32"/>
          <w:szCs w:val="32"/>
        </w:rPr>
        <w:t>CT0</w:t>
      </w:r>
      <w:r w:rsidR="00B970D9">
        <w:rPr>
          <w:rFonts w:ascii="Times New Roman" w:hAnsi="Times New Roman" w:cs="Times New Roman"/>
          <w:b/>
          <w:sz w:val="32"/>
          <w:szCs w:val="32"/>
        </w:rPr>
        <w:t>49-3-1-OSCA-T-23</w:t>
      </w:r>
    </w:p>
    <w:p w14:paraId="5D1B9A9E" w14:textId="262C4DA8" w:rsidR="00511B51" w:rsidRDefault="6605593B" w:rsidP="00D83601">
      <w:pPr>
        <w:jc w:val="center"/>
      </w:pPr>
      <w:r>
        <w:rPr>
          <w:noProof/>
        </w:rPr>
        <w:drawing>
          <wp:inline distT="0" distB="0" distL="0" distR="0" wp14:anchorId="1E518395" wp14:editId="3DF6F549">
            <wp:extent cx="2080260" cy="2049780"/>
            <wp:effectExtent l="0" t="0" r="0" b="7620"/>
            <wp:docPr id="861829265" name="Picture 86182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080260" cy="2049780"/>
                    </a:xfrm>
                    <a:prstGeom prst="rect">
                      <a:avLst/>
                    </a:prstGeom>
                    <a:noFill/>
                  </pic:spPr>
                </pic:pic>
              </a:graphicData>
            </a:graphic>
          </wp:inline>
        </w:drawing>
      </w:r>
      <w:r w:rsidR="00511B51">
        <w:t> </w:t>
      </w:r>
      <w:ins w:id="1" w:author="Microsoft Word" w:date="2023-12-17T14:13:00Z">
        <w:r w:rsidR="00511B51">
          <w:t xml:space="preserve">   </w:t>
        </w:r>
      </w:ins>
    </w:p>
    <w:p w14:paraId="61E02640" w14:textId="0058242F" w:rsidR="00511B51" w:rsidRPr="005E318B" w:rsidRDefault="00511B51" w:rsidP="005E318B">
      <w:pPr>
        <w:jc w:val="center"/>
        <w:rPr>
          <w:rFonts w:ascii="Times New Roman" w:hAnsi="Times New Roman" w:cs="Times New Roman"/>
          <w:b/>
          <w:sz w:val="32"/>
          <w:szCs w:val="32"/>
          <w:lang w:val="en-MY"/>
        </w:rPr>
      </w:pPr>
    </w:p>
    <w:p w14:paraId="6F2856C4" w14:textId="77777777" w:rsidR="00511B51" w:rsidRDefault="00511B51" w:rsidP="00511B51"/>
    <w:p w14:paraId="79957E28" w14:textId="77777777" w:rsidR="00511B51" w:rsidRPr="0015763A" w:rsidRDefault="00511B51" w:rsidP="00511B51">
      <w:pPr>
        <w:jc w:val="center"/>
        <w:rPr>
          <w:rFonts w:ascii="Times New Roman" w:hAnsi="Times New Roman" w:cs="Times New Roman"/>
          <w:b/>
          <w:sz w:val="28"/>
          <w:szCs w:val="28"/>
        </w:rPr>
      </w:pPr>
    </w:p>
    <w:p w14:paraId="7715C687" w14:textId="77777777" w:rsidR="00511B51" w:rsidRPr="006D2AD3" w:rsidRDefault="00511B51" w:rsidP="00511B51">
      <w:pPr>
        <w:jc w:val="center"/>
        <w:rPr>
          <w:rFonts w:ascii="Times New Roman" w:hAnsi="Times New Roman" w:cs="Times New Roman"/>
          <w:b/>
          <w:bCs/>
          <w:sz w:val="28"/>
          <w:szCs w:val="28"/>
        </w:rPr>
      </w:pPr>
      <w:r w:rsidRPr="006D2AD3">
        <w:rPr>
          <w:rFonts w:ascii="Times New Roman" w:hAnsi="Times New Roman" w:cs="Times New Roman"/>
          <w:b/>
          <w:bCs/>
          <w:sz w:val="28"/>
          <w:szCs w:val="28"/>
        </w:rPr>
        <w:t>TECHNOLOGY PARK MALAYSIA</w:t>
      </w:r>
    </w:p>
    <w:p w14:paraId="41F2AF11" w14:textId="1135E3C4" w:rsidR="008E0E84" w:rsidRPr="008E0E84" w:rsidRDefault="008E0E84" w:rsidP="008E0E84">
      <w:pPr>
        <w:jc w:val="center"/>
        <w:rPr>
          <w:rFonts w:ascii="Times New Roman" w:hAnsi="Times New Roman" w:cs="Times New Roman"/>
          <w:b/>
          <w:sz w:val="28"/>
          <w:szCs w:val="28"/>
          <w:lang w:val="en-MY"/>
        </w:rPr>
      </w:pPr>
      <w:r w:rsidRPr="008E0E84">
        <w:rPr>
          <w:rFonts w:ascii="Times New Roman" w:hAnsi="Times New Roman" w:cs="Times New Roman"/>
          <w:b/>
          <w:sz w:val="28"/>
          <w:szCs w:val="28"/>
          <w:lang w:val="en-MY"/>
        </w:rPr>
        <w:t>OPERATING SYSTEM AND COMPUTER ARCHITECTURE</w:t>
      </w:r>
    </w:p>
    <w:p w14:paraId="330B9DCE" w14:textId="071B6B5E" w:rsidR="00511B51" w:rsidRPr="00C64AB9" w:rsidRDefault="00511B51" w:rsidP="00511B51">
      <w:pPr>
        <w:jc w:val="center"/>
        <w:rPr>
          <w:rFonts w:ascii="Times New Roman" w:hAnsi="Times New Roman" w:cs="Times New Roman"/>
          <w:sz w:val="28"/>
          <w:szCs w:val="28"/>
        </w:rPr>
      </w:pPr>
      <w:r>
        <w:rPr>
          <w:rFonts w:ascii="Times New Roman" w:hAnsi="Times New Roman" w:cs="Times New Roman"/>
          <w:sz w:val="28"/>
          <w:szCs w:val="28"/>
        </w:rPr>
        <w:t>SUBMITTED</w:t>
      </w:r>
      <w:r w:rsidRPr="00C64AB9">
        <w:rPr>
          <w:rFonts w:ascii="Times New Roman" w:hAnsi="Times New Roman" w:cs="Times New Roman"/>
          <w:sz w:val="28"/>
          <w:szCs w:val="28"/>
        </w:rPr>
        <w:t xml:space="preserve"> BY</w:t>
      </w:r>
    </w:p>
    <w:tbl>
      <w:tblPr>
        <w:tblStyle w:val="TableGrid"/>
        <w:tblW w:w="0" w:type="auto"/>
        <w:tblLook w:val="04A0" w:firstRow="1" w:lastRow="0" w:firstColumn="1" w:lastColumn="0" w:noHBand="0" w:noVBand="1"/>
      </w:tblPr>
      <w:tblGrid>
        <w:gridCol w:w="4425"/>
        <w:gridCol w:w="4925"/>
      </w:tblGrid>
      <w:tr w:rsidR="00511B51" w:rsidRPr="00814220" w14:paraId="60489460" w14:textId="77777777" w:rsidTr="5DBFA2DA">
        <w:tc>
          <w:tcPr>
            <w:tcW w:w="4425" w:type="dxa"/>
          </w:tcPr>
          <w:p w14:paraId="5FB1C1E6" w14:textId="77777777" w:rsidR="00511B51" w:rsidRPr="00814220" w:rsidRDefault="00511B51">
            <w:pPr>
              <w:jc w:val="center"/>
              <w:rPr>
                <w:rFonts w:ascii="Times New Roman" w:hAnsi="Times New Roman" w:cs="Times New Roman"/>
                <w:sz w:val="28"/>
                <w:szCs w:val="28"/>
              </w:rPr>
            </w:pPr>
            <w:r>
              <w:rPr>
                <w:rFonts w:ascii="Times New Roman" w:hAnsi="Times New Roman" w:cs="Times New Roman"/>
                <w:sz w:val="28"/>
                <w:szCs w:val="28"/>
              </w:rPr>
              <w:t>Tsang Da Xin</w:t>
            </w:r>
          </w:p>
        </w:tc>
        <w:tc>
          <w:tcPr>
            <w:tcW w:w="4925" w:type="dxa"/>
          </w:tcPr>
          <w:p w14:paraId="41687B22" w14:textId="77777777" w:rsidR="00511B51" w:rsidRPr="00814220" w:rsidRDefault="00511B51">
            <w:pPr>
              <w:jc w:val="center"/>
              <w:rPr>
                <w:rFonts w:ascii="Times New Roman" w:hAnsi="Times New Roman" w:cs="Times New Roman"/>
                <w:sz w:val="28"/>
                <w:szCs w:val="28"/>
              </w:rPr>
            </w:pPr>
            <w:r>
              <w:rPr>
                <w:rFonts w:ascii="Times New Roman" w:hAnsi="Times New Roman" w:cs="Times New Roman"/>
                <w:sz w:val="28"/>
                <w:szCs w:val="28"/>
              </w:rPr>
              <w:t>TP071168</w:t>
            </w:r>
          </w:p>
        </w:tc>
      </w:tr>
      <w:tr w:rsidR="00511B51" w:rsidRPr="00814220" w14:paraId="68F016E2" w14:textId="77777777" w:rsidTr="5DBFA2DA">
        <w:tc>
          <w:tcPr>
            <w:tcW w:w="4425" w:type="dxa"/>
          </w:tcPr>
          <w:p w14:paraId="5B711C96" w14:textId="4538CC57" w:rsidR="00511B51" w:rsidRDefault="00511B51">
            <w:pPr>
              <w:jc w:val="center"/>
              <w:rPr>
                <w:rFonts w:ascii="Times New Roman" w:hAnsi="Times New Roman" w:cs="Times New Roman"/>
                <w:sz w:val="28"/>
                <w:szCs w:val="28"/>
              </w:rPr>
            </w:pPr>
            <w:r>
              <w:rPr>
                <w:rFonts w:ascii="Times New Roman" w:hAnsi="Times New Roman" w:cs="Times New Roman"/>
                <w:sz w:val="28"/>
                <w:szCs w:val="28"/>
              </w:rPr>
              <w:t>Patrick Woo Soon Tat</w:t>
            </w:r>
          </w:p>
        </w:tc>
        <w:tc>
          <w:tcPr>
            <w:tcW w:w="4925" w:type="dxa"/>
          </w:tcPr>
          <w:p w14:paraId="1D628E0C" w14:textId="28509792" w:rsidR="00511B51" w:rsidRPr="00814220" w:rsidRDefault="00511B51">
            <w:pPr>
              <w:jc w:val="center"/>
              <w:rPr>
                <w:rFonts w:ascii="Times New Roman" w:hAnsi="Times New Roman" w:cs="Times New Roman"/>
                <w:sz w:val="28"/>
                <w:szCs w:val="28"/>
              </w:rPr>
            </w:pPr>
            <w:r w:rsidRPr="5DBFA2DA">
              <w:rPr>
                <w:rFonts w:ascii="Times New Roman" w:hAnsi="Times New Roman" w:cs="Times New Roman"/>
                <w:sz w:val="28"/>
                <w:szCs w:val="28"/>
              </w:rPr>
              <w:t>TP07</w:t>
            </w:r>
            <w:r w:rsidR="1078131F" w:rsidRPr="5DBFA2DA">
              <w:rPr>
                <w:rFonts w:ascii="Times New Roman" w:hAnsi="Times New Roman" w:cs="Times New Roman"/>
                <w:sz w:val="28"/>
                <w:szCs w:val="28"/>
              </w:rPr>
              <w:t>0151</w:t>
            </w:r>
          </w:p>
        </w:tc>
      </w:tr>
      <w:tr w:rsidR="00511B51" w:rsidRPr="00814220" w14:paraId="297B3B9F" w14:textId="77777777" w:rsidTr="5DBFA2DA">
        <w:tc>
          <w:tcPr>
            <w:tcW w:w="4425" w:type="dxa"/>
          </w:tcPr>
          <w:p w14:paraId="5DAAC29A" w14:textId="064AFA90" w:rsidR="00511B51" w:rsidRDefault="00511B51">
            <w:pPr>
              <w:jc w:val="center"/>
              <w:rPr>
                <w:rFonts w:ascii="Times New Roman" w:hAnsi="Times New Roman" w:cs="Times New Roman"/>
                <w:sz w:val="28"/>
                <w:szCs w:val="28"/>
              </w:rPr>
            </w:pPr>
            <w:r>
              <w:rPr>
                <w:rFonts w:ascii="Times New Roman" w:hAnsi="Times New Roman" w:cs="Times New Roman"/>
                <w:sz w:val="28"/>
                <w:szCs w:val="28"/>
              </w:rPr>
              <w:t>Tan Yen Hau</w:t>
            </w:r>
          </w:p>
        </w:tc>
        <w:tc>
          <w:tcPr>
            <w:tcW w:w="4925" w:type="dxa"/>
          </w:tcPr>
          <w:p w14:paraId="7AF87A5D" w14:textId="66EA27C0" w:rsidR="00511B51" w:rsidRPr="00814220" w:rsidRDefault="00511B51">
            <w:pPr>
              <w:jc w:val="center"/>
              <w:rPr>
                <w:rFonts w:ascii="Times New Roman" w:hAnsi="Times New Roman" w:cs="Times New Roman"/>
                <w:sz w:val="28"/>
                <w:szCs w:val="28"/>
              </w:rPr>
            </w:pPr>
            <w:r>
              <w:rPr>
                <w:rFonts w:ascii="Times New Roman" w:hAnsi="Times New Roman" w:cs="Times New Roman"/>
                <w:sz w:val="28"/>
                <w:szCs w:val="28"/>
              </w:rPr>
              <w:t>TP071849</w:t>
            </w:r>
          </w:p>
        </w:tc>
      </w:tr>
      <w:tr w:rsidR="00511B51" w:rsidRPr="00814220" w14:paraId="74E0603C" w14:textId="77777777" w:rsidTr="5DBFA2DA">
        <w:tc>
          <w:tcPr>
            <w:tcW w:w="4425" w:type="dxa"/>
          </w:tcPr>
          <w:p w14:paraId="77AB03B9" w14:textId="030FF14F" w:rsidR="00511B51" w:rsidRDefault="10C5EB2F">
            <w:pPr>
              <w:jc w:val="center"/>
              <w:rPr>
                <w:rFonts w:ascii="Times New Roman" w:hAnsi="Times New Roman" w:cs="Times New Roman"/>
                <w:sz w:val="28"/>
                <w:szCs w:val="28"/>
              </w:rPr>
            </w:pPr>
            <w:r w:rsidRPr="78CCF96A">
              <w:rPr>
                <w:rFonts w:ascii="Times New Roman" w:hAnsi="Times New Roman" w:cs="Times New Roman"/>
                <w:sz w:val="28"/>
                <w:szCs w:val="28"/>
              </w:rPr>
              <w:t>Ebenezer Paul A/L Vilsan Paul</w:t>
            </w:r>
          </w:p>
        </w:tc>
        <w:tc>
          <w:tcPr>
            <w:tcW w:w="4925" w:type="dxa"/>
          </w:tcPr>
          <w:p w14:paraId="76BABC8D" w14:textId="79E76A1D" w:rsidR="00511B51" w:rsidRPr="00814220" w:rsidRDefault="10C5EB2F">
            <w:pPr>
              <w:jc w:val="center"/>
              <w:rPr>
                <w:rFonts w:ascii="Times New Roman" w:hAnsi="Times New Roman" w:cs="Times New Roman"/>
                <w:sz w:val="28"/>
                <w:szCs w:val="28"/>
              </w:rPr>
            </w:pPr>
            <w:r w:rsidRPr="78CCF96A">
              <w:rPr>
                <w:rFonts w:ascii="Times New Roman" w:hAnsi="Times New Roman" w:cs="Times New Roman"/>
                <w:sz w:val="28"/>
                <w:szCs w:val="28"/>
              </w:rPr>
              <w:t>TP071690</w:t>
            </w:r>
          </w:p>
        </w:tc>
      </w:tr>
      <w:tr w:rsidR="00511B51" w:rsidRPr="00814220" w14:paraId="6AB5ACCD" w14:textId="77777777" w:rsidTr="5DBFA2DA">
        <w:tc>
          <w:tcPr>
            <w:tcW w:w="4425" w:type="dxa"/>
          </w:tcPr>
          <w:p w14:paraId="5ED8D71B" w14:textId="2DAF7FB1" w:rsidR="00511B51" w:rsidRDefault="56F513F9">
            <w:pPr>
              <w:jc w:val="center"/>
              <w:rPr>
                <w:rFonts w:ascii="Times New Roman" w:hAnsi="Times New Roman" w:cs="Times New Roman"/>
                <w:sz w:val="28"/>
                <w:szCs w:val="28"/>
              </w:rPr>
            </w:pPr>
            <w:r w:rsidRPr="73B182DB">
              <w:rPr>
                <w:rFonts w:ascii="Times New Roman" w:hAnsi="Times New Roman" w:cs="Times New Roman"/>
                <w:sz w:val="28"/>
                <w:szCs w:val="28"/>
              </w:rPr>
              <w:t xml:space="preserve">Vasshan Raj </w:t>
            </w:r>
            <w:r w:rsidRPr="4D744AE5">
              <w:rPr>
                <w:rFonts w:ascii="Times New Roman" w:hAnsi="Times New Roman" w:cs="Times New Roman"/>
                <w:sz w:val="28"/>
                <w:szCs w:val="28"/>
              </w:rPr>
              <w:t xml:space="preserve">A/L </w:t>
            </w:r>
            <w:r w:rsidRPr="42DB9EE5">
              <w:rPr>
                <w:rFonts w:ascii="Times New Roman" w:hAnsi="Times New Roman" w:cs="Times New Roman"/>
                <w:sz w:val="28"/>
                <w:szCs w:val="28"/>
              </w:rPr>
              <w:t>Ganesan</w:t>
            </w:r>
          </w:p>
        </w:tc>
        <w:tc>
          <w:tcPr>
            <w:tcW w:w="4925" w:type="dxa"/>
          </w:tcPr>
          <w:p w14:paraId="3FC103A5" w14:textId="075C2ED3" w:rsidR="00511B51" w:rsidRPr="00814220" w:rsidRDefault="56F513F9">
            <w:pPr>
              <w:jc w:val="center"/>
              <w:rPr>
                <w:rFonts w:ascii="Times New Roman" w:hAnsi="Times New Roman" w:cs="Times New Roman"/>
                <w:sz w:val="28"/>
                <w:szCs w:val="28"/>
              </w:rPr>
            </w:pPr>
            <w:r w:rsidRPr="1032D477">
              <w:rPr>
                <w:rFonts w:ascii="Times New Roman" w:hAnsi="Times New Roman" w:cs="Times New Roman"/>
                <w:sz w:val="28"/>
                <w:szCs w:val="28"/>
              </w:rPr>
              <w:t>TP070649</w:t>
            </w:r>
          </w:p>
        </w:tc>
      </w:tr>
      <w:tr w:rsidR="00511B51" w:rsidRPr="00814220" w14:paraId="550A46FB" w14:textId="77777777" w:rsidTr="5DBFA2DA">
        <w:tc>
          <w:tcPr>
            <w:tcW w:w="4425" w:type="dxa"/>
          </w:tcPr>
          <w:p w14:paraId="56B328D6" w14:textId="046C28D7" w:rsidR="00511B51" w:rsidRDefault="008352C0">
            <w:pPr>
              <w:jc w:val="center"/>
              <w:rPr>
                <w:rFonts w:ascii="Times New Roman" w:hAnsi="Times New Roman" w:cs="Times New Roman"/>
                <w:sz w:val="28"/>
                <w:szCs w:val="28"/>
              </w:rPr>
            </w:pPr>
            <w:r>
              <w:rPr>
                <w:rFonts w:ascii="Times New Roman" w:hAnsi="Times New Roman" w:cs="Times New Roman"/>
                <w:sz w:val="28"/>
                <w:szCs w:val="28"/>
              </w:rPr>
              <w:t>Anantha Krisnan A/L Thiru Kumar</w:t>
            </w:r>
          </w:p>
        </w:tc>
        <w:tc>
          <w:tcPr>
            <w:tcW w:w="4925" w:type="dxa"/>
          </w:tcPr>
          <w:p w14:paraId="323276F4" w14:textId="1CA78E93" w:rsidR="00511B51" w:rsidRDefault="008352C0">
            <w:pPr>
              <w:jc w:val="center"/>
              <w:rPr>
                <w:rFonts w:ascii="Times New Roman" w:hAnsi="Times New Roman" w:cs="Times New Roman"/>
                <w:sz w:val="28"/>
                <w:szCs w:val="28"/>
              </w:rPr>
            </w:pPr>
            <w:r>
              <w:rPr>
                <w:rFonts w:ascii="Times New Roman" w:hAnsi="Times New Roman" w:cs="Times New Roman"/>
                <w:sz w:val="28"/>
                <w:szCs w:val="28"/>
              </w:rPr>
              <w:t>TP</w:t>
            </w:r>
            <w:r w:rsidR="009F1B12">
              <w:rPr>
                <w:rFonts w:ascii="Times New Roman" w:hAnsi="Times New Roman" w:cs="Times New Roman"/>
                <w:sz w:val="28"/>
                <w:szCs w:val="28"/>
              </w:rPr>
              <w:t>0</w:t>
            </w:r>
            <w:r w:rsidR="00100C68">
              <w:rPr>
                <w:rFonts w:ascii="Times New Roman" w:hAnsi="Times New Roman" w:cs="Times New Roman"/>
                <w:sz w:val="28"/>
                <w:szCs w:val="28"/>
              </w:rPr>
              <w:t>72208</w:t>
            </w:r>
          </w:p>
        </w:tc>
      </w:tr>
    </w:tbl>
    <w:p w14:paraId="65E16197" w14:textId="77777777" w:rsidR="00511B51" w:rsidRDefault="00511B51" w:rsidP="00511B51">
      <w:pPr>
        <w:rPr>
          <w:rFonts w:ascii="Times New Roman" w:hAnsi="Times New Roman" w:cs="Times New Roman"/>
          <w:sz w:val="28"/>
          <w:szCs w:val="28"/>
        </w:rPr>
      </w:pPr>
      <w:r>
        <w:rPr>
          <w:rFonts w:ascii="Times New Roman" w:hAnsi="Times New Roman" w:cs="Times New Roman"/>
          <w:sz w:val="28"/>
          <w:szCs w:val="28"/>
        </w:rPr>
        <w:t xml:space="preserve">                               </w:t>
      </w:r>
      <w:r w:rsidRPr="0060683C">
        <w:rPr>
          <w:rFonts w:ascii="Times New Roman" w:hAnsi="Times New Roman" w:cs="Times New Roman"/>
          <w:sz w:val="28"/>
          <w:szCs w:val="28"/>
        </w:rPr>
        <w:t>STUDENT OF</w:t>
      </w:r>
      <w:r>
        <w:rPr>
          <w:rFonts w:ascii="Times New Roman" w:hAnsi="Times New Roman" w:cs="Times New Roman"/>
          <w:sz w:val="28"/>
          <w:szCs w:val="28"/>
        </w:rPr>
        <w:t xml:space="preserve"> COMPUTER SCIENCE</w:t>
      </w:r>
      <w:r w:rsidRPr="0060683C">
        <w:rPr>
          <w:rFonts w:ascii="Times New Roman" w:hAnsi="Times New Roman" w:cs="Times New Roman"/>
          <w:sz w:val="28"/>
          <w:szCs w:val="28"/>
        </w:rPr>
        <w:t xml:space="preserve"> IN</w:t>
      </w:r>
    </w:p>
    <w:p w14:paraId="1269C9FB" w14:textId="77777777" w:rsidR="00511B51" w:rsidRPr="0060683C" w:rsidRDefault="00511B51" w:rsidP="00511B51">
      <w:pPr>
        <w:jc w:val="center"/>
        <w:rPr>
          <w:rFonts w:ascii="Times New Roman" w:hAnsi="Times New Roman" w:cs="Times New Roman"/>
          <w:sz w:val="28"/>
          <w:szCs w:val="28"/>
        </w:rPr>
      </w:pPr>
      <w:r>
        <w:rPr>
          <w:rFonts w:ascii="Times New Roman" w:hAnsi="Times New Roman" w:cs="Times New Roman"/>
          <w:sz w:val="28"/>
          <w:szCs w:val="28"/>
        </w:rPr>
        <w:t>APU1F2309CS</w:t>
      </w:r>
    </w:p>
    <w:p w14:paraId="7F7659C7" w14:textId="77777777" w:rsidR="00511B51" w:rsidRPr="0060683C" w:rsidRDefault="00511B51" w:rsidP="00511B51">
      <w:pPr>
        <w:jc w:val="center"/>
        <w:rPr>
          <w:rFonts w:ascii="Times New Roman" w:hAnsi="Times New Roman" w:cs="Times New Roman"/>
          <w:sz w:val="28"/>
          <w:szCs w:val="28"/>
        </w:rPr>
      </w:pPr>
      <w:r w:rsidRPr="0060683C">
        <w:rPr>
          <w:rFonts w:ascii="Times New Roman" w:hAnsi="Times New Roman" w:cs="Times New Roman"/>
          <w:sz w:val="28"/>
          <w:szCs w:val="28"/>
        </w:rPr>
        <w:t>COMPUTING AND TECHNOLOGY</w:t>
      </w:r>
    </w:p>
    <w:p w14:paraId="7A5F1EF3" w14:textId="10A0D7AA" w:rsidR="00511B51" w:rsidRDefault="00A52D11" w:rsidP="00511B51">
      <w:pPr>
        <w:jc w:val="center"/>
        <w:rPr>
          <w:rFonts w:ascii="Times New Roman" w:hAnsi="Times New Roman" w:cs="Times New Roman"/>
          <w:sz w:val="28"/>
          <w:szCs w:val="28"/>
        </w:rPr>
      </w:pPr>
      <w:r>
        <w:rPr>
          <w:rFonts w:ascii="Times New Roman" w:hAnsi="Times New Roman" w:cs="Times New Roman"/>
          <w:sz w:val="28"/>
          <w:szCs w:val="28"/>
        </w:rPr>
        <w:t>SUBMITTED</w:t>
      </w:r>
      <w:r w:rsidR="00511B51" w:rsidRPr="0060683C">
        <w:rPr>
          <w:rFonts w:ascii="Times New Roman" w:hAnsi="Times New Roman" w:cs="Times New Roman"/>
          <w:sz w:val="28"/>
          <w:szCs w:val="28"/>
        </w:rPr>
        <w:t xml:space="preserve"> TO</w:t>
      </w:r>
    </w:p>
    <w:p w14:paraId="3707C224" w14:textId="3FAFB911" w:rsidR="00A52D11" w:rsidRDefault="00A52D11" w:rsidP="00511B51">
      <w:pPr>
        <w:jc w:val="center"/>
        <w:rPr>
          <w:rFonts w:ascii="Times New Roman" w:hAnsi="Times New Roman" w:cs="Times New Roman"/>
          <w:sz w:val="28"/>
          <w:szCs w:val="28"/>
        </w:rPr>
      </w:pPr>
      <w:r w:rsidRPr="66D96D33">
        <w:rPr>
          <w:rFonts w:ascii="Times New Roman" w:hAnsi="Times New Roman" w:cs="Times New Roman"/>
          <w:sz w:val="28"/>
          <w:szCs w:val="28"/>
          <w:lang w:val="en-MY"/>
        </w:rPr>
        <w:t>Mr. Abu Bakar S. Santuraki</w:t>
      </w:r>
    </w:p>
    <w:p w14:paraId="021C0B01" w14:textId="5E53F8B4" w:rsidR="00511B51" w:rsidRDefault="00511B51" w:rsidP="00511B51">
      <w:pPr>
        <w:jc w:val="center"/>
        <w:rPr>
          <w:rFonts w:ascii="Times New Roman" w:hAnsi="Times New Roman" w:cs="Times New Roman"/>
          <w:sz w:val="28"/>
          <w:szCs w:val="28"/>
        </w:rPr>
      </w:pPr>
      <w:r>
        <w:rPr>
          <w:rFonts w:ascii="Times New Roman" w:hAnsi="Times New Roman" w:cs="Times New Roman"/>
          <w:sz w:val="28"/>
          <w:szCs w:val="28"/>
        </w:rPr>
        <w:t xml:space="preserve">School of Technology, </w:t>
      </w:r>
      <w:r w:rsidR="00A52D11">
        <w:rPr>
          <w:rFonts w:ascii="Times New Roman" w:hAnsi="Times New Roman" w:cs="Times New Roman"/>
          <w:sz w:val="28"/>
          <w:szCs w:val="28"/>
        </w:rPr>
        <w:t>Network, Security, Forensics</w:t>
      </w:r>
    </w:p>
    <w:p w14:paraId="08DECBBB" w14:textId="39023D22" w:rsidR="00511B51" w:rsidRDefault="00511B51" w:rsidP="00511B51">
      <w:pPr>
        <w:jc w:val="center"/>
        <w:rPr>
          <w:rFonts w:ascii="Times New Roman" w:hAnsi="Times New Roman" w:cs="Times New Roman"/>
          <w:sz w:val="28"/>
          <w:szCs w:val="28"/>
        </w:rPr>
      </w:pPr>
      <w:r>
        <w:rPr>
          <w:rFonts w:ascii="Times New Roman" w:hAnsi="Times New Roman" w:cs="Times New Roman"/>
          <w:sz w:val="28"/>
          <w:szCs w:val="28"/>
        </w:rPr>
        <w:t>PROPOSAL HAND OUT</w:t>
      </w:r>
      <w:r w:rsidR="001A08FD">
        <w:rPr>
          <w:rFonts w:ascii="Times New Roman" w:hAnsi="Times New Roman" w:cs="Times New Roman"/>
          <w:sz w:val="28"/>
          <w:szCs w:val="28"/>
        </w:rPr>
        <w:t xml:space="preserve">: </w:t>
      </w:r>
      <w:r>
        <w:rPr>
          <w:rFonts w:ascii="Times New Roman" w:hAnsi="Times New Roman" w:cs="Times New Roman"/>
          <w:sz w:val="28"/>
          <w:szCs w:val="28"/>
        </w:rPr>
        <w:t>WEEK 2  / SUBMISSION</w:t>
      </w:r>
      <w:r w:rsidRPr="0060683C">
        <w:rPr>
          <w:rFonts w:ascii="Times New Roman" w:hAnsi="Times New Roman" w:cs="Times New Roman"/>
          <w:sz w:val="28"/>
          <w:szCs w:val="28"/>
        </w:rPr>
        <w:t xml:space="preserve"> DUE DATE:</w:t>
      </w:r>
      <w:r>
        <w:rPr>
          <w:rFonts w:ascii="Times New Roman" w:hAnsi="Times New Roman" w:cs="Times New Roman"/>
          <w:sz w:val="28"/>
          <w:szCs w:val="28"/>
        </w:rPr>
        <w:t>22/12/2024</w:t>
      </w:r>
    </w:p>
    <w:p w14:paraId="0114BBC0" w14:textId="77777777" w:rsidR="00A52D11" w:rsidRDefault="00A52D11" w:rsidP="00511B51">
      <w:pPr>
        <w:jc w:val="center"/>
        <w:rPr>
          <w:rFonts w:ascii="Times New Roman" w:hAnsi="Times New Roman" w:cs="Times New Roman"/>
          <w:sz w:val="28"/>
          <w:szCs w:val="28"/>
        </w:rPr>
      </w:pPr>
    </w:p>
    <w:p w14:paraId="2C078E63" w14:textId="5E62A5D9" w:rsidR="00784F49" w:rsidRDefault="00A52D11" w:rsidP="001B56AD">
      <w:pPr>
        <w:pStyle w:val="Heading1"/>
      </w:pPr>
      <w:r>
        <w:t>Abstract</w:t>
      </w:r>
    </w:p>
    <w:p w14:paraId="209CB2B7" w14:textId="77777777" w:rsidR="003C3561" w:rsidRPr="00A159CB" w:rsidRDefault="003C3561" w:rsidP="003C3561">
      <w:pPr>
        <w:spacing w:line="360" w:lineRule="auto"/>
        <w:rPr>
          <w:rFonts w:ascii="Times New Roman" w:hAnsi="Times New Roman" w:cs="Times New Roman"/>
          <w:sz w:val="24"/>
          <w:szCs w:val="24"/>
        </w:rPr>
      </w:pPr>
      <w:r w:rsidRPr="00A159CB">
        <w:rPr>
          <w:rFonts w:ascii="Times New Roman" w:hAnsi="Times New Roman" w:cs="Times New Roman"/>
          <w:sz w:val="24"/>
          <w:szCs w:val="24"/>
        </w:rPr>
        <w:t xml:space="preserve">PlayStation 5 has marked significant technological advancements in console gaming technology after the success of PS4. It redefines many consoles’ </w:t>
      </w:r>
      <w:r>
        <w:rPr>
          <w:rFonts w:ascii="Times New Roman" w:hAnsi="Times New Roman" w:cs="Times New Roman"/>
          <w:sz w:val="24"/>
          <w:szCs w:val="24"/>
        </w:rPr>
        <w:t>player's</w:t>
      </w:r>
      <w:r w:rsidRPr="00A159CB">
        <w:rPr>
          <w:rFonts w:ascii="Times New Roman" w:hAnsi="Times New Roman" w:cs="Times New Roman"/>
          <w:sz w:val="24"/>
          <w:szCs w:val="24"/>
        </w:rPr>
        <w:t xml:space="preserve"> gaming experience with its robust and versatile operating system, hardware, and software features.</w:t>
      </w:r>
    </w:p>
    <w:p w14:paraId="3680D499" w14:textId="77777777" w:rsidR="003C3561" w:rsidRPr="00A159CB" w:rsidRDefault="003C3561" w:rsidP="003C3561">
      <w:pPr>
        <w:spacing w:line="360" w:lineRule="auto"/>
        <w:rPr>
          <w:rFonts w:ascii="Times New Roman" w:hAnsi="Times New Roman" w:cs="Times New Roman"/>
          <w:sz w:val="24"/>
          <w:szCs w:val="24"/>
        </w:rPr>
      </w:pPr>
      <w:r w:rsidRPr="00A159CB">
        <w:rPr>
          <w:rFonts w:ascii="Times New Roman" w:hAnsi="Times New Roman" w:cs="Times New Roman"/>
          <w:sz w:val="24"/>
          <w:szCs w:val="24"/>
        </w:rPr>
        <w:t>Sony’s journey that focuses on the gaming sector is with the first PlayStation. Over decades, gaming platforms have evolved through PS2, PS3 and PS5. Each model pushes boundaries in gaming technology and can captivate more customers across the globe.</w:t>
      </w:r>
    </w:p>
    <w:p w14:paraId="0768BB51" w14:textId="77777777" w:rsidR="003C3561" w:rsidRPr="00A159CB" w:rsidRDefault="003C3561" w:rsidP="003C3561">
      <w:pPr>
        <w:spacing w:line="360" w:lineRule="auto"/>
        <w:rPr>
          <w:rFonts w:ascii="Times New Roman" w:hAnsi="Times New Roman" w:cs="Times New Roman"/>
          <w:sz w:val="24"/>
          <w:szCs w:val="24"/>
        </w:rPr>
      </w:pPr>
      <w:r w:rsidRPr="00A159CB">
        <w:rPr>
          <w:rFonts w:ascii="Times New Roman" w:hAnsi="Times New Roman" w:cs="Times New Roman"/>
          <w:sz w:val="24"/>
          <w:szCs w:val="24"/>
        </w:rPr>
        <w:t xml:space="preserve">With every release, Sony refined its console by continuously improving graphics, enhancing </w:t>
      </w:r>
      <w:r>
        <w:rPr>
          <w:rFonts w:ascii="Times New Roman" w:hAnsi="Times New Roman" w:cs="Times New Roman"/>
          <w:sz w:val="24"/>
          <w:szCs w:val="24"/>
        </w:rPr>
        <w:t xml:space="preserve">the </w:t>
      </w:r>
      <w:r w:rsidRPr="00A159CB">
        <w:rPr>
          <w:rFonts w:ascii="Times New Roman" w:hAnsi="Times New Roman" w:cs="Times New Roman"/>
          <w:sz w:val="24"/>
          <w:szCs w:val="24"/>
        </w:rPr>
        <w:t>gameplay experience</w:t>
      </w:r>
      <w:r>
        <w:rPr>
          <w:rFonts w:ascii="Times New Roman" w:hAnsi="Times New Roman" w:cs="Times New Roman"/>
          <w:sz w:val="24"/>
          <w:szCs w:val="24"/>
        </w:rPr>
        <w:t>,</w:t>
      </w:r>
      <w:r w:rsidRPr="00A159CB">
        <w:rPr>
          <w:rFonts w:ascii="Times New Roman" w:hAnsi="Times New Roman" w:cs="Times New Roman"/>
          <w:sz w:val="24"/>
          <w:szCs w:val="24"/>
        </w:rPr>
        <w:t xml:space="preserve"> and adapting to current trends in gaming.</w:t>
      </w:r>
      <w:r w:rsidRPr="008A37CC">
        <w:rPr>
          <w:rFonts w:ascii="Times New Roman" w:eastAsia="Times New Roman" w:hAnsi="Times New Roman" w:cs="Times New Roman"/>
          <w:sz w:val="24"/>
          <w:szCs w:val="24"/>
        </w:rPr>
        <w:t xml:space="preserve"> </w:t>
      </w:r>
      <w:r w:rsidRPr="00A159CB">
        <w:rPr>
          <w:rFonts w:ascii="Times New Roman" w:eastAsia="Times New Roman" w:hAnsi="Times New Roman" w:cs="Times New Roman"/>
          <w:sz w:val="24"/>
          <w:szCs w:val="24"/>
        </w:rPr>
        <w:t>On November 12</w:t>
      </w:r>
      <w:r w:rsidRPr="00A159CB">
        <w:rPr>
          <w:rFonts w:ascii="Times New Roman" w:eastAsia="Times New Roman" w:hAnsi="Times New Roman" w:cs="Times New Roman"/>
          <w:sz w:val="24"/>
          <w:szCs w:val="24"/>
          <w:vertAlign w:val="superscript"/>
        </w:rPr>
        <w:t>th,</w:t>
      </w:r>
      <w:r w:rsidRPr="00A159CB">
        <w:rPr>
          <w:rFonts w:ascii="Times New Roman" w:eastAsia="Times New Roman" w:hAnsi="Times New Roman" w:cs="Times New Roman"/>
          <w:sz w:val="24"/>
          <w:szCs w:val="24"/>
        </w:rPr>
        <w:t xml:space="preserve"> 2020, PS5 was released and </w:t>
      </w:r>
      <w:r>
        <w:rPr>
          <w:rFonts w:ascii="Times New Roman" w:eastAsia="Times New Roman" w:hAnsi="Times New Roman" w:cs="Times New Roman"/>
          <w:sz w:val="24"/>
          <w:szCs w:val="24"/>
        </w:rPr>
        <w:t>redefining</w:t>
      </w:r>
      <w:r w:rsidRPr="00A159CB">
        <w:rPr>
          <w:rFonts w:ascii="Times New Roman" w:eastAsia="Times New Roman" w:hAnsi="Times New Roman" w:cs="Times New Roman"/>
          <w:sz w:val="24"/>
          <w:szCs w:val="24"/>
        </w:rPr>
        <w:t xml:space="preserve"> what’s possible for a gaming console by incorporating cutting-edge features.</w:t>
      </w:r>
    </w:p>
    <w:p w14:paraId="57E6BBB6" w14:textId="77777777" w:rsidR="003C3561" w:rsidRDefault="003C3561" w:rsidP="003C3561">
      <w:pPr>
        <w:spacing w:line="360" w:lineRule="auto"/>
        <w:rPr>
          <w:rFonts w:ascii="Times New Roman" w:hAnsi="Times New Roman" w:cs="Times New Roman"/>
          <w:sz w:val="24"/>
          <w:szCs w:val="24"/>
        </w:rPr>
      </w:pPr>
      <w:r w:rsidRPr="00A159CB">
        <w:rPr>
          <w:rFonts w:ascii="Times New Roman" w:hAnsi="Times New Roman" w:cs="Times New Roman"/>
          <w:sz w:val="24"/>
          <w:szCs w:val="24"/>
        </w:rPr>
        <w:t xml:space="preserve">PS5 console utilizes a custom-designed operating system that is engineered for speed and efficiency and allows swift access to games and applications. Not only that, </w:t>
      </w:r>
      <w:r>
        <w:rPr>
          <w:rFonts w:ascii="Times New Roman" w:hAnsi="Times New Roman" w:cs="Times New Roman"/>
          <w:sz w:val="24"/>
          <w:szCs w:val="24"/>
        </w:rPr>
        <w:t xml:space="preserve">but </w:t>
      </w:r>
      <w:r w:rsidRPr="00A159CB">
        <w:rPr>
          <w:rFonts w:ascii="Times New Roman" w:hAnsi="Times New Roman" w:cs="Times New Roman"/>
          <w:sz w:val="24"/>
          <w:szCs w:val="24"/>
        </w:rPr>
        <w:t xml:space="preserve">its system ensures rapid loading times and </w:t>
      </w:r>
      <w:r>
        <w:rPr>
          <w:rFonts w:ascii="Times New Roman" w:hAnsi="Times New Roman" w:cs="Times New Roman"/>
          <w:sz w:val="24"/>
          <w:szCs w:val="24"/>
        </w:rPr>
        <w:t>multitasking</w:t>
      </w:r>
      <w:r w:rsidRPr="00A159CB">
        <w:rPr>
          <w:rFonts w:ascii="Times New Roman" w:hAnsi="Times New Roman" w:cs="Times New Roman"/>
          <w:sz w:val="24"/>
          <w:szCs w:val="24"/>
        </w:rPr>
        <w:t xml:space="preserve"> capabilities.</w:t>
      </w:r>
      <w:r w:rsidRPr="00F65D8B">
        <w:t xml:space="preserve"> </w:t>
      </w:r>
      <w:r w:rsidRPr="00F65D8B">
        <w:rPr>
          <w:rFonts w:ascii="Times New Roman" w:hAnsi="Times New Roman" w:cs="Times New Roman"/>
          <w:sz w:val="24"/>
          <w:szCs w:val="24"/>
        </w:rPr>
        <w:t>Therefore</w:t>
      </w:r>
      <w:r>
        <w:t>, t</w:t>
      </w:r>
      <w:r w:rsidRPr="00F65D8B">
        <w:rPr>
          <w:rFonts w:ascii="Times New Roman" w:hAnsi="Times New Roman" w:cs="Times New Roman"/>
          <w:sz w:val="24"/>
          <w:szCs w:val="24"/>
        </w:rPr>
        <w:t>his project is conducted to explore and research about the hardware and software elements of the PlayStation 5 (PS5) specially focusing on Computer Architecture and the Operating System.</w:t>
      </w:r>
      <w:r w:rsidRPr="00A159CB">
        <w:rPr>
          <w:rFonts w:ascii="Times New Roman" w:hAnsi="Times New Roman" w:cs="Times New Roman"/>
          <w:sz w:val="24"/>
          <w:szCs w:val="24"/>
        </w:rPr>
        <w:t xml:space="preserve"> </w:t>
      </w:r>
      <w:r>
        <w:rPr>
          <w:rFonts w:ascii="Times New Roman" w:hAnsi="Times New Roman" w:cs="Times New Roman"/>
          <w:sz w:val="24"/>
          <w:szCs w:val="24"/>
        </w:rPr>
        <w:t>Besides that, this report will cover its user interface design efficiency of its file management systems and security and protection services and that shape the gaming landscape of PS5’s console.</w:t>
      </w:r>
    </w:p>
    <w:p w14:paraId="49BC122E" w14:textId="4D9E169C" w:rsidR="003C3561" w:rsidRPr="00A159CB" w:rsidRDefault="003C3561" w:rsidP="003C3561">
      <w:pPr>
        <w:spacing w:line="360" w:lineRule="auto"/>
        <w:rPr>
          <w:rFonts w:ascii="Times New Roman" w:hAnsi="Times New Roman" w:cs="Times New Roman"/>
          <w:sz w:val="24"/>
          <w:szCs w:val="24"/>
        </w:rPr>
      </w:pPr>
      <w:r w:rsidRPr="00A159CB">
        <w:rPr>
          <w:rFonts w:ascii="Times New Roman" w:hAnsi="Times New Roman" w:cs="Times New Roman"/>
          <w:sz w:val="24"/>
          <w:szCs w:val="24"/>
        </w:rPr>
        <w:t>At its core, PS5 integrates a high-performance custom CPU and GPU that optimize gaming experiences with advanced hardware such as ray tracing, high frame rates</w:t>
      </w:r>
      <w:r>
        <w:rPr>
          <w:rFonts w:ascii="Times New Roman" w:hAnsi="Times New Roman" w:cs="Times New Roman"/>
          <w:sz w:val="24"/>
          <w:szCs w:val="24"/>
        </w:rPr>
        <w:t>,</w:t>
      </w:r>
      <w:r w:rsidRPr="00A159CB">
        <w:rPr>
          <w:rFonts w:ascii="Times New Roman" w:hAnsi="Times New Roman" w:cs="Times New Roman"/>
          <w:sz w:val="24"/>
          <w:szCs w:val="24"/>
        </w:rPr>
        <w:t xml:space="preserve"> and stunning visuals. </w:t>
      </w:r>
      <w:r>
        <w:rPr>
          <w:rFonts w:ascii="Times New Roman" w:hAnsi="Times New Roman" w:cs="Times New Roman"/>
          <w:sz w:val="24"/>
          <w:szCs w:val="24"/>
        </w:rPr>
        <w:t xml:space="preserve">This report will provide a comprehensive overview of PS5’s hardware, which will emphasize its specification, description which will include </w:t>
      </w:r>
      <w:r w:rsidR="00C60171">
        <w:rPr>
          <w:rFonts w:ascii="Times New Roman" w:hAnsi="Times New Roman" w:cs="Times New Roman"/>
          <w:sz w:val="24"/>
          <w:szCs w:val="24"/>
        </w:rPr>
        <w:t>its</w:t>
      </w:r>
      <w:r>
        <w:rPr>
          <w:rFonts w:ascii="Times New Roman" w:hAnsi="Times New Roman" w:cs="Times New Roman"/>
          <w:sz w:val="24"/>
          <w:szCs w:val="24"/>
        </w:rPr>
        <w:t xml:space="preserve"> advantages and drawbacks, and its overall rating based on marketplace user’s ratings.</w:t>
      </w:r>
    </w:p>
    <w:p w14:paraId="10565EFB" w14:textId="29245A24" w:rsidR="00154B67" w:rsidRDefault="00154B67"/>
    <w:p w14:paraId="1DB6BF0D" w14:textId="77777777" w:rsidR="00A52D11" w:rsidRDefault="00A52D11"/>
    <w:p w14:paraId="5D083582" w14:textId="77777777" w:rsidR="00A52D11" w:rsidRDefault="00A52D11"/>
    <w:p w14:paraId="69800A84" w14:textId="77777777" w:rsidR="00A52D11" w:rsidRDefault="00A52D11"/>
    <w:p w14:paraId="243F6D1B" w14:textId="77777777" w:rsidR="00A52D11" w:rsidRDefault="00A52D11"/>
    <w:sdt>
      <w:sdtPr>
        <w:rPr>
          <w:rFonts w:asciiTheme="minorHAnsi" w:eastAsia="SimSun" w:hAnsiTheme="minorHAnsi" w:cstheme="minorBidi"/>
          <w:color w:val="auto"/>
          <w:sz w:val="22"/>
          <w:szCs w:val="22"/>
        </w:rPr>
        <w:id w:val="-880094080"/>
        <w:docPartObj>
          <w:docPartGallery w:val="Table of Contents"/>
          <w:docPartUnique/>
        </w:docPartObj>
      </w:sdtPr>
      <w:sdtEndPr>
        <w:rPr>
          <w:b/>
          <w:bCs/>
          <w:noProof/>
        </w:rPr>
      </w:sdtEndPr>
      <w:sdtContent>
        <w:p w14:paraId="254AA347" w14:textId="6D68BA72" w:rsidR="00C727DA" w:rsidRDefault="00C727DA">
          <w:pPr>
            <w:pStyle w:val="TOCHeading"/>
          </w:pPr>
          <w:r>
            <w:t>Table of Contents</w:t>
          </w:r>
        </w:p>
        <w:p w14:paraId="5EEA91D8" w14:textId="3A1A0700" w:rsidR="00C727DA" w:rsidRDefault="00C727DA">
          <w:pPr>
            <w:pStyle w:val="TOC1"/>
            <w:tabs>
              <w:tab w:val="right" w:leader="dot" w:pos="9350"/>
            </w:tabs>
            <w:rPr>
              <w:noProof/>
            </w:rPr>
          </w:pPr>
          <w:r>
            <w:fldChar w:fldCharType="begin"/>
          </w:r>
          <w:r>
            <w:instrText xml:space="preserve"> TOC \o "1-3" \h \z \u </w:instrText>
          </w:r>
          <w:r>
            <w:fldChar w:fldCharType="separate"/>
          </w:r>
          <w:hyperlink w:anchor="_Toc153706340" w:history="1">
            <w:r w:rsidRPr="00297EC3">
              <w:rPr>
                <w:rStyle w:val="Hyperlink"/>
                <w:rFonts w:ascii="Times New Roman" w:eastAsia="Times New Roman" w:hAnsi="Times New Roman" w:cs="Times New Roman"/>
                <w:noProof/>
              </w:rPr>
              <w:t>Part A: Introduction</w:t>
            </w:r>
            <w:r>
              <w:rPr>
                <w:noProof/>
                <w:webHidden/>
              </w:rPr>
              <w:tab/>
            </w:r>
            <w:r>
              <w:rPr>
                <w:noProof/>
                <w:webHidden/>
              </w:rPr>
              <w:fldChar w:fldCharType="begin"/>
            </w:r>
            <w:r>
              <w:rPr>
                <w:noProof/>
                <w:webHidden/>
              </w:rPr>
              <w:instrText xml:space="preserve"> PAGEREF _Toc153706340 \h </w:instrText>
            </w:r>
            <w:r>
              <w:rPr>
                <w:noProof/>
                <w:webHidden/>
              </w:rPr>
            </w:r>
            <w:r>
              <w:rPr>
                <w:noProof/>
                <w:webHidden/>
              </w:rPr>
              <w:fldChar w:fldCharType="separate"/>
            </w:r>
            <w:r w:rsidR="00D83601">
              <w:rPr>
                <w:noProof/>
                <w:webHidden/>
              </w:rPr>
              <w:t>4</w:t>
            </w:r>
            <w:r>
              <w:rPr>
                <w:noProof/>
                <w:webHidden/>
              </w:rPr>
              <w:fldChar w:fldCharType="end"/>
            </w:r>
          </w:hyperlink>
        </w:p>
        <w:p w14:paraId="67E9EBD3" w14:textId="22BB0612" w:rsidR="00C727DA" w:rsidRDefault="00C727DA">
          <w:pPr>
            <w:pStyle w:val="TOC2"/>
            <w:tabs>
              <w:tab w:val="left" w:pos="880"/>
              <w:tab w:val="right" w:leader="dot" w:pos="9350"/>
            </w:tabs>
            <w:rPr>
              <w:noProof/>
            </w:rPr>
          </w:pPr>
          <w:hyperlink w:anchor="_Toc153706341" w:history="1">
            <w:r w:rsidRPr="00297EC3">
              <w:rPr>
                <w:rStyle w:val="Hyperlink"/>
                <w:rFonts w:ascii="Times New Roman" w:eastAsia="Times New Roman" w:hAnsi="Times New Roman" w:cs="Times New Roman"/>
                <w:noProof/>
              </w:rPr>
              <w:t>1.0</w:t>
            </w:r>
            <w:r>
              <w:rPr>
                <w:noProof/>
              </w:rPr>
              <w:tab/>
            </w:r>
            <w:r w:rsidRPr="00297EC3">
              <w:rPr>
                <w:rStyle w:val="Hyperlink"/>
                <w:rFonts w:ascii="Times New Roman" w:eastAsia="Times New Roman" w:hAnsi="Times New Roman" w:cs="Times New Roman"/>
                <w:noProof/>
              </w:rPr>
              <w:t>Introduction to company/operating systems</w:t>
            </w:r>
            <w:r>
              <w:rPr>
                <w:noProof/>
                <w:webHidden/>
              </w:rPr>
              <w:tab/>
            </w:r>
            <w:r>
              <w:rPr>
                <w:noProof/>
                <w:webHidden/>
              </w:rPr>
              <w:fldChar w:fldCharType="begin"/>
            </w:r>
            <w:r>
              <w:rPr>
                <w:noProof/>
                <w:webHidden/>
              </w:rPr>
              <w:instrText xml:space="preserve"> PAGEREF _Toc153706341 \h </w:instrText>
            </w:r>
            <w:r>
              <w:rPr>
                <w:noProof/>
                <w:webHidden/>
              </w:rPr>
            </w:r>
            <w:r>
              <w:rPr>
                <w:noProof/>
                <w:webHidden/>
              </w:rPr>
              <w:fldChar w:fldCharType="separate"/>
            </w:r>
            <w:r w:rsidR="00D83601">
              <w:rPr>
                <w:noProof/>
                <w:webHidden/>
              </w:rPr>
              <w:t>4</w:t>
            </w:r>
            <w:r>
              <w:rPr>
                <w:noProof/>
                <w:webHidden/>
              </w:rPr>
              <w:fldChar w:fldCharType="end"/>
            </w:r>
          </w:hyperlink>
        </w:p>
        <w:p w14:paraId="1408EE1F" w14:textId="0D53D501" w:rsidR="00C727DA" w:rsidRDefault="00C727DA">
          <w:pPr>
            <w:pStyle w:val="TOC2"/>
            <w:tabs>
              <w:tab w:val="right" w:leader="dot" w:pos="9350"/>
            </w:tabs>
            <w:rPr>
              <w:noProof/>
            </w:rPr>
          </w:pPr>
          <w:hyperlink w:anchor="_Toc153706342" w:history="1">
            <w:r w:rsidRPr="00297EC3">
              <w:rPr>
                <w:rStyle w:val="Hyperlink"/>
                <w:noProof/>
              </w:rPr>
              <w:t>1.1 Overview of PS5 console</w:t>
            </w:r>
            <w:r>
              <w:rPr>
                <w:noProof/>
                <w:webHidden/>
              </w:rPr>
              <w:tab/>
            </w:r>
            <w:r>
              <w:rPr>
                <w:noProof/>
                <w:webHidden/>
              </w:rPr>
              <w:fldChar w:fldCharType="begin"/>
            </w:r>
            <w:r>
              <w:rPr>
                <w:noProof/>
                <w:webHidden/>
              </w:rPr>
              <w:instrText xml:space="preserve"> PAGEREF _Toc153706342 \h </w:instrText>
            </w:r>
            <w:r>
              <w:rPr>
                <w:noProof/>
                <w:webHidden/>
              </w:rPr>
            </w:r>
            <w:r>
              <w:rPr>
                <w:noProof/>
                <w:webHidden/>
              </w:rPr>
              <w:fldChar w:fldCharType="separate"/>
            </w:r>
            <w:r w:rsidR="00D83601">
              <w:rPr>
                <w:noProof/>
                <w:webHidden/>
              </w:rPr>
              <w:t>4</w:t>
            </w:r>
            <w:r>
              <w:rPr>
                <w:noProof/>
                <w:webHidden/>
              </w:rPr>
              <w:fldChar w:fldCharType="end"/>
            </w:r>
          </w:hyperlink>
        </w:p>
        <w:p w14:paraId="35A3E764" w14:textId="1ECA88A4" w:rsidR="00C727DA" w:rsidRDefault="00C727DA">
          <w:pPr>
            <w:pStyle w:val="TOC2"/>
            <w:tabs>
              <w:tab w:val="right" w:leader="dot" w:pos="9350"/>
            </w:tabs>
            <w:rPr>
              <w:noProof/>
            </w:rPr>
          </w:pPr>
          <w:hyperlink w:anchor="_Toc153706343" w:history="1">
            <w:r w:rsidRPr="00297EC3">
              <w:rPr>
                <w:rStyle w:val="Hyperlink"/>
                <w:noProof/>
              </w:rPr>
              <w:t>1.2 History of Sony / PlayStation Console</w:t>
            </w:r>
            <w:r>
              <w:rPr>
                <w:noProof/>
                <w:webHidden/>
              </w:rPr>
              <w:tab/>
            </w:r>
            <w:r>
              <w:rPr>
                <w:noProof/>
                <w:webHidden/>
              </w:rPr>
              <w:fldChar w:fldCharType="begin"/>
            </w:r>
            <w:r>
              <w:rPr>
                <w:noProof/>
                <w:webHidden/>
              </w:rPr>
              <w:instrText xml:space="preserve"> PAGEREF _Toc153706343 \h </w:instrText>
            </w:r>
            <w:r>
              <w:rPr>
                <w:noProof/>
                <w:webHidden/>
              </w:rPr>
            </w:r>
            <w:r>
              <w:rPr>
                <w:noProof/>
                <w:webHidden/>
              </w:rPr>
              <w:fldChar w:fldCharType="separate"/>
            </w:r>
            <w:r w:rsidR="00D83601">
              <w:rPr>
                <w:noProof/>
                <w:webHidden/>
              </w:rPr>
              <w:t>4</w:t>
            </w:r>
            <w:r>
              <w:rPr>
                <w:noProof/>
                <w:webHidden/>
              </w:rPr>
              <w:fldChar w:fldCharType="end"/>
            </w:r>
          </w:hyperlink>
        </w:p>
        <w:p w14:paraId="6BF0AFC8" w14:textId="2C14B7CF" w:rsidR="00C727DA" w:rsidRDefault="00C727DA">
          <w:pPr>
            <w:pStyle w:val="TOC2"/>
            <w:tabs>
              <w:tab w:val="right" w:leader="dot" w:pos="9350"/>
            </w:tabs>
            <w:rPr>
              <w:noProof/>
            </w:rPr>
          </w:pPr>
          <w:hyperlink w:anchor="_Toc153706344" w:history="1">
            <w:r w:rsidRPr="00297EC3">
              <w:rPr>
                <w:rStyle w:val="Hyperlink"/>
                <w:rFonts w:ascii="Calibri" w:eastAsia="Times New Roman" w:hAnsi="Calibri" w:cs="Calibri"/>
                <w:noProof/>
                <w:lang w:val="en-MY" w:eastAsia="zh-CN"/>
              </w:rPr>
              <w:t>2.0 People who are involved in the creation of devices / OS</w:t>
            </w:r>
            <w:r>
              <w:rPr>
                <w:noProof/>
                <w:webHidden/>
              </w:rPr>
              <w:tab/>
            </w:r>
            <w:r>
              <w:rPr>
                <w:noProof/>
                <w:webHidden/>
              </w:rPr>
              <w:fldChar w:fldCharType="begin"/>
            </w:r>
            <w:r>
              <w:rPr>
                <w:noProof/>
                <w:webHidden/>
              </w:rPr>
              <w:instrText xml:space="preserve"> PAGEREF _Toc153706344 \h </w:instrText>
            </w:r>
            <w:r>
              <w:rPr>
                <w:noProof/>
                <w:webHidden/>
              </w:rPr>
            </w:r>
            <w:r>
              <w:rPr>
                <w:noProof/>
                <w:webHidden/>
              </w:rPr>
              <w:fldChar w:fldCharType="separate"/>
            </w:r>
            <w:r w:rsidR="00D83601">
              <w:rPr>
                <w:noProof/>
                <w:webHidden/>
              </w:rPr>
              <w:t>11</w:t>
            </w:r>
            <w:r>
              <w:rPr>
                <w:noProof/>
                <w:webHidden/>
              </w:rPr>
              <w:fldChar w:fldCharType="end"/>
            </w:r>
          </w:hyperlink>
        </w:p>
        <w:p w14:paraId="0B947E4D" w14:textId="6DBC0033" w:rsidR="00C727DA" w:rsidRDefault="00C727DA">
          <w:pPr>
            <w:pStyle w:val="TOC1"/>
            <w:tabs>
              <w:tab w:val="right" w:leader="dot" w:pos="9350"/>
            </w:tabs>
            <w:rPr>
              <w:noProof/>
            </w:rPr>
          </w:pPr>
          <w:hyperlink w:anchor="_Toc153706345" w:history="1">
            <w:r w:rsidRPr="00297EC3">
              <w:rPr>
                <w:rStyle w:val="Hyperlink"/>
                <w:noProof/>
              </w:rPr>
              <w:t>3.0 Sales &amp; statistics about Sony’s PlayStation 5</w:t>
            </w:r>
            <w:r>
              <w:rPr>
                <w:noProof/>
                <w:webHidden/>
              </w:rPr>
              <w:tab/>
            </w:r>
            <w:r>
              <w:rPr>
                <w:noProof/>
                <w:webHidden/>
              </w:rPr>
              <w:fldChar w:fldCharType="begin"/>
            </w:r>
            <w:r>
              <w:rPr>
                <w:noProof/>
                <w:webHidden/>
              </w:rPr>
              <w:instrText xml:space="preserve"> PAGEREF _Toc153706345 \h </w:instrText>
            </w:r>
            <w:r>
              <w:rPr>
                <w:noProof/>
                <w:webHidden/>
              </w:rPr>
            </w:r>
            <w:r>
              <w:rPr>
                <w:noProof/>
                <w:webHidden/>
              </w:rPr>
              <w:fldChar w:fldCharType="separate"/>
            </w:r>
            <w:r w:rsidR="00D83601">
              <w:rPr>
                <w:noProof/>
                <w:webHidden/>
              </w:rPr>
              <w:t>15</w:t>
            </w:r>
            <w:r>
              <w:rPr>
                <w:noProof/>
                <w:webHidden/>
              </w:rPr>
              <w:fldChar w:fldCharType="end"/>
            </w:r>
          </w:hyperlink>
        </w:p>
        <w:p w14:paraId="5ABE0026" w14:textId="733852BC" w:rsidR="00C727DA" w:rsidRDefault="00C727DA">
          <w:pPr>
            <w:pStyle w:val="TOC1"/>
            <w:tabs>
              <w:tab w:val="right" w:leader="dot" w:pos="9350"/>
            </w:tabs>
            <w:rPr>
              <w:noProof/>
            </w:rPr>
          </w:pPr>
          <w:hyperlink w:anchor="_Toc153706346" w:history="1">
            <w:r w:rsidRPr="00297EC3">
              <w:rPr>
                <w:rStyle w:val="Hyperlink"/>
                <w:noProof/>
              </w:rPr>
              <w:t>3.1 Features of PlayStation 5</w:t>
            </w:r>
            <w:r>
              <w:rPr>
                <w:noProof/>
                <w:webHidden/>
              </w:rPr>
              <w:tab/>
            </w:r>
            <w:r>
              <w:rPr>
                <w:noProof/>
                <w:webHidden/>
              </w:rPr>
              <w:fldChar w:fldCharType="begin"/>
            </w:r>
            <w:r>
              <w:rPr>
                <w:noProof/>
                <w:webHidden/>
              </w:rPr>
              <w:instrText xml:space="preserve"> PAGEREF _Toc153706346 \h </w:instrText>
            </w:r>
            <w:r>
              <w:rPr>
                <w:noProof/>
                <w:webHidden/>
              </w:rPr>
            </w:r>
            <w:r>
              <w:rPr>
                <w:noProof/>
                <w:webHidden/>
              </w:rPr>
              <w:fldChar w:fldCharType="separate"/>
            </w:r>
            <w:r w:rsidR="00D83601">
              <w:rPr>
                <w:noProof/>
                <w:webHidden/>
              </w:rPr>
              <w:t>15</w:t>
            </w:r>
            <w:r>
              <w:rPr>
                <w:noProof/>
                <w:webHidden/>
              </w:rPr>
              <w:fldChar w:fldCharType="end"/>
            </w:r>
          </w:hyperlink>
        </w:p>
        <w:p w14:paraId="4618AA24" w14:textId="4D2357E8" w:rsidR="00C727DA" w:rsidRDefault="00C727DA">
          <w:pPr>
            <w:pStyle w:val="TOC1"/>
            <w:tabs>
              <w:tab w:val="right" w:leader="dot" w:pos="9350"/>
            </w:tabs>
            <w:rPr>
              <w:noProof/>
            </w:rPr>
          </w:pPr>
          <w:hyperlink w:anchor="_Toc153706347" w:history="1">
            <w:r w:rsidRPr="00297EC3">
              <w:rPr>
                <w:rStyle w:val="Hyperlink"/>
                <w:noProof/>
              </w:rPr>
              <w:t>3.2 Accessories of PlayStation 5</w:t>
            </w:r>
            <w:r>
              <w:rPr>
                <w:noProof/>
                <w:webHidden/>
              </w:rPr>
              <w:tab/>
            </w:r>
            <w:r>
              <w:rPr>
                <w:noProof/>
                <w:webHidden/>
              </w:rPr>
              <w:fldChar w:fldCharType="begin"/>
            </w:r>
            <w:r>
              <w:rPr>
                <w:noProof/>
                <w:webHidden/>
              </w:rPr>
              <w:instrText xml:space="preserve"> PAGEREF _Toc153706347 \h </w:instrText>
            </w:r>
            <w:r>
              <w:rPr>
                <w:noProof/>
                <w:webHidden/>
              </w:rPr>
            </w:r>
            <w:r>
              <w:rPr>
                <w:noProof/>
                <w:webHidden/>
              </w:rPr>
              <w:fldChar w:fldCharType="separate"/>
            </w:r>
            <w:r w:rsidR="00D83601">
              <w:rPr>
                <w:noProof/>
                <w:webHidden/>
              </w:rPr>
              <w:t>16</w:t>
            </w:r>
            <w:r>
              <w:rPr>
                <w:noProof/>
                <w:webHidden/>
              </w:rPr>
              <w:fldChar w:fldCharType="end"/>
            </w:r>
          </w:hyperlink>
        </w:p>
        <w:p w14:paraId="3B43F5FA" w14:textId="1FE5B3C0" w:rsidR="00C727DA" w:rsidRDefault="00C727DA">
          <w:pPr>
            <w:pStyle w:val="TOC1"/>
            <w:tabs>
              <w:tab w:val="right" w:leader="dot" w:pos="9350"/>
            </w:tabs>
            <w:rPr>
              <w:noProof/>
            </w:rPr>
          </w:pPr>
          <w:hyperlink w:anchor="_Toc153706348" w:history="1">
            <w:r w:rsidRPr="00297EC3">
              <w:rPr>
                <w:rStyle w:val="Hyperlink"/>
                <w:noProof/>
              </w:rPr>
              <w:t>3.3 Fun facts about PlayStation 5</w:t>
            </w:r>
            <w:r>
              <w:rPr>
                <w:noProof/>
                <w:webHidden/>
              </w:rPr>
              <w:tab/>
            </w:r>
            <w:r>
              <w:rPr>
                <w:noProof/>
                <w:webHidden/>
              </w:rPr>
              <w:fldChar w:fldCharType="begin"/>
            </w:r>
            <w:r>
              <w:rPr>
                <w:noProof/>
                <w:webHidden/>
              </w:rPr>
              <w:instrText xml:space="preserve"> PAGEREF _Toc153706348 \h </w:instrText>
            </w:r>
            <w:r>
              <w:rPr>
                <w:noProof/>
                <w:webHidden/>
              </w:rPr>
            </w:r>
            <w:r>
              <w:rPr>
                <w:noProof/>
                <w:webHidden/>
              </w:rPr>
              <w:fldChar w:fldCharType="separate"/>
            </w:r>
            <w:r w:rsidR="00D83601">
              <w:rPr>
                <w:noProof/>
                <w:webHidden/>
              </w:rPr>
              <w:t>16</w:t>
            </w:r>
            <w:r>
              <w:rPr>
                <w:noProof/>
                <w:webHidden/>
              </w:rPr>
              <w:fldChar w:fldCharType="end"/>
            </w:r>
          </w:hyperlink>
        </w:p>
        <w:p w14:paraId="39405BED" w14:textId="53CA271F" w:rsidR="00C727DA" w:rsidRDefault="00C727DA">
          <w:pPr>
            <w:pStyle w:val="TOC1"/>
            <w:tabs>
              <w:tab w:val="right" w:leader="dot" w:pos="9350"/>
            </w:tabs>
            <w:rPr>
              <w:noProof/>
            </w:rPr>
          </w:pPr>
          <w:hyperlink w:anchor="_Toc153706349" w:history="1">
            <w:r w:rsidRPr="00297EC3">
              <w:rPr>
                <w:rStyle w:val="Hyperlink"/>
                <w:noProof/>
              </w:rPr>
              <w:t>4.0 Hardware</w:t>
            </w:r>
            <w:r>
              <w:rPr>
                <w:noProof/>
                <w:webHidden/>
              </w:rPr>
              <w:tab/>
            </w:r>
            <w:r>
              <w:rPr>
                <w:noProof/>
                <w:webHidden/>
              </w:rPr>
              <w:fldChar w:fldCharType="begin"/>
            </w:r>
            <w:r>
              <w:rPr>
                <w:noProof/>
                <w:webHidden/>
              </w:rPr>
              <w:instrText xml:space="preserve"> PAGEREF _Toc153706349 \h </w:instrText>
            </w:r>
            <w:r>
              <w:rPr>
                <w:noProof/>
                <w:webHidden/>
              </w:rPr>
            </w:r>
            <w:r>
              <w:rPr>
                <w:noProof/>
                <w:webHidden/>
              </w:rPr>
              <w:fldChar w:fldCharType="separate"/>
            </w:r>
            <w:r w:rsidR="00D83601">
              <w:rPr>
                <w:noProof/>
                <w:webHidden/>
              </w:rPr>
              <w:t>17</w:t>
            </w:r>
            <w:r>
              <w:rPr>
                <w:noProof/>
                <w:webHidden/>
              </w:rPr>
              <w:fldChar w:fldCharType="end"/>
            </w:r>
          </w:hyperlink>
        </w:p>
        <w:p w14:paraId="75136059" w14:textId="2D787A36" w:rsidR="00C727DA" w:rsidRDefault="00C727DA">
          <w:pPr>
            <w:pStyle w:val="TOC2"/>
            <w:tabs>
              <w:tab w:val="right" w:leader="dot" w:pos="9350"/>
            </w:tabs>
            <w:rPr>
              <w:noProof/>
            </w:rPr>
          </w:pPr>
          <w:hyperlink w:anchor="_Toc153706350" w:history="1">
            <w:r w:rsidRPr="00297EC3">
              <w:rPr>
                <w:rStyle w:val="Hyperlink"/>
                <w:noProof/>
              </w:rPr>
              <w:t>4.1 Introduction to hardware function and capabilities</w:t>
            </w:r>
            <w:r>
              <w:rPr>
                <w:noProof/>
                <w:webHidden/>
              </w:rPr>
              <w:tab/>
            </w:r>
            <w:r>
              <w:rPr>
                <w:noProof/>
                <w:webHidden/>
              </w:rPr>
              <w:fldChar w:fldCharType="begin"/>
            </w:r>
            <w:r>
              <w:rPr>
                <w:noProof/>
                <w:webHidden/>
              </w:rPr>
              <w:instrText xml:space="preserve"> PAGEREF _Toc153706350 \h </w:instrText>
            </w:r>
            <w:r>
              <w:rPr>
                <w:noProof/>
                <w:webHidden/>
              </w:rPr>
            </w:r>
            <w:r>
              <w:rPr>
                <w:noProof/>
                <w:webHidden/>
              </w:rPr>
              <w:fldChar w:fldCharType="separate"/>
            </w:r>
            <w:r w:rsidR="00D83601">
              <w:rPr>
                <w:noProof/>
                <w:webHidden/>
              </w:rPr>
              <w:t>17</w:t>
            </w:r>
            <w:r>
              <w:rPr>
                <w:noProof/>
                <w:webHidden/>
              </w:rPr>
              <w:fldChar w:fldCharType="end"/>
            </w:r>
          </w:hyperlink>
        </w:p>
        <w:p w14:paraId="03641A97" w14:textId="3538BE92" w:rsidR="00C727DA" w:rsidRDefault="00C727DA">
          <w:pPr>
            <w:pStyle w:val="TOC3"/>
            <w:tabs>
              <w:tab w:val="right" w:leader="dot" w:pos="9350"/>
            </w:tabs>
            <w:rPr>
              <w:noProof/>
            </w:rPr>
          </w:pPr>
          <w:hyperlink w:anchor="_Toc153706351" w:history="1">
            <w:r w:rsidRPr="00297EC3">
              <w:rPr>
                <w:rStyle w:val="Hyperlink"/>
                <w:noProof/>
              </w:rPr>
              <w:t>CPU</w:t>
            </w:r>
            <w:r>
              <w:rPr>
                <w:noProof/>
                <w:webHidden/>
              </w:rPr>
              <w:tab/>
            </w:r>
            <w:r>
              <w:rPr>
                <w:noProof/>
                <w:webHidden/>
              </w:rPr>
              <w:fldChar w:fldCharType="begin"/>
            </w:r>
            <w:r>
              <w:rPr>
                <w:noProof/>
                <w:webHidden/>
              </w:rPr>
              <w:instrText xml:space="preserve"> PAGEREF _Toc153706351 \h </w:instrText>
            </w:r>
            <w:r>
              <w:rPr>
                <w:noProof/>
                <w:webHidden/>
              </w:rPr>
            </w:r>
            <w:r>
              <w:rPr>
                <w:noProof/>
                <w:webHidden/>
              </w:rPr>
              <w:fldChar w:fldCharType="separate"/>
            </w:r>
            <w:r w:rsidR="00D83601">
              <w:rPr>
                <w:noProof/>
                <w:webHidden/>
              </w:rPr>
              <w:t>17</w:t>
            </w:r>
            <w:r>
              <w:rPr>
                <w:noProof/>
                <w:webHidden/>
              </w:rPr>
              <w:fldChar w:fldCharType="end"/>
            </w:r>
          </w:hyperlink>
        </w:p>
        <w:p w14:paraId="325CC7D5" w14:textId="0C7814B9" w:rsidR="00C727DA" w:rsidRDefault="00C727DA">
          <w:pPr>
            <w:pStyle w:val="TOC3"/>
            <w:tabs>
              <w:tab w:val="right" w:leader="dot" w:pos="9350"/>
            </w:tabs>
            <w:rPr>
              <w:noProof/>
            </w:rPr>
          </w:pPr>
          <w:hyperlink w:anchor="_Toc153706352" w:history="1">
            <w:r w:rsidRPr="00297EC3">
              <w:rPr>
                <w:rStyle w:val="Hyperlink"/>
                <w:noProof/>
              </w:rPr>
              <w:t>System memory</w:t>
            </w:r>
            <w:r>
              <w:rPr>
                <w:noProof/>
                <w:webHidden/>
              </w:rPr>
              <w:tab/>
            </w:r>
            <w:r>
              <w:rPr>
                <w:noProof/>
                <w:webHidden/>
              </w:rPr>
              <w:fldChar w:fldCharType="begin"/>
            </w:r>
            <w:r>
              <w:rPr>
                <w:noProof/>
                <w:webHidden/>
              </w:rPr>
              <w:instrText xml:space="preserve"> PAGEREF _Toc153706352 \h </w:instrText>
            </w:r>
            <w:r>
              <w:rPr>
                <w:noProof/>
                <w:webHidden/>
              </w:rPr>
            </w:r>
            <w:r>
              <w:rPr>
                <w:noProof/>
                <w:webHidden/>
              </w:rPr>
              <w:fldChar w:fldCharType="separate"/>
            </w:r>
            <w:r w:rsidR="00D83601">
              <w:rPr>
                <w:noProof/>
                <w:webHidden/>
              </w:rPr>
              <w:t>18</w:t>
            </w:r>
            <w:r>
              <w:rPr>
                <w:noProof/>
                <w:webHidden/>
              </w:rPr>
              <w:fldChar w:fldCharType="end"/>
            </w:r>
          </w:hyperlink>
        </w:p>
        <w:p w14:paraId="2C6AF9F7" w14:textId="53B69498" w:rsidR="00C727DA" w:rsidRDefault="00C727DA">
          <w:pPr>
            <w:pStyle w:val="TOC3"/>
            <w:tabs>
              <w:tab w:val="right" w:leader="dot" w:pos="9350"/>
            </w:tabs>
            <w:rPr>
              <w:noProof/>
            </w:rPr>
          </w:pPr>
          <w:hyperlink w:anchor="_Toc153706353" w:history="1">
            <w:r w:rsidRPr="00297EC3">
              <w:rPr>
                <w:rStyle w:val="Hyperlink"/>
                <w:noProof/>
              </w:rPr>
              <w:t>Cooling system</w:t>
            </w:r>
            <w:r>
              <w:rPr>
                <w:noProof/>
                <w:webHidden/>
              </w:rPr>
              <w:tab/>
            </w:r>
            <w:r>
              <w:rPr>
                <w:noProof/>
                <w:webHidden/>
              </w:rPr>
              <w:fldChar w:fldCharType="begin"/>
            </w:r>
            <w:r>
              <w:rPr>
                <w:noProof/>
                <w:webHidden/>
              </w:rPr>
              <w:instrText xml:space="preserve"> PAGEREF _Toc153706353 \h </w:instrText>
            </w:r>
            <w:r>
              <w:rPr>
                <w:noProof/>
                <w:webHidden/>
              </w:rPr>
            </w:r>
            <w:r>
              <w:rPr>
                <w:noProof/>
                <w:webHidden/>
              </w:rPr>
              <w:fldChar w:fldCharType="separate"/>
            </w:r>
            <w:r w:rsidR="00D83601">
              <w:rPr>
                <w:noProof/>
                <w:webHidden/>
              </w:rPr>
              <w:t>20</w:t>
            </w:r>
            <w:r>
              <w:rPr>
                <w:noProof/>
                <w:webHidden/>
              </w:rPr>
              <w:fldChar w:fldCharType="end"/>
            </w:r>
          </w:hyperlink>
        </w:p>
        <w:p w14:paraId="1F044C6D" w14:textId="32C9BF05" w:rsidR="00C727DA" w:rsidRDefault="00C727DA">
          <w:pPr>
            <w:pStyle w:val="TOC1"/>
            <w:tabs>
              <w:tab w:val="right" w:leader="dot" w:pos="9350"/>
            </w:tabs>
            <w:rPr>
              <w:noProof/>
            </w:rPr>
          </w:pPr>
          <w:hyperlink w:anchor="_Toc153706354" w:history="1">
            <w:r w:rsidRPr="00297EC3">
              <w:rPr>
                <w:rStyle w:val="Hyperlink"/>
                <w:rFonts w:ascii="Times New Roman" w:eastAsia="Times New Roman" w:hAnsi="Times New Roman" w:cs="Times New Roman"/>
                <w:noProof/>
              </w:rPr>
              <w:t>5.0 Operating System</w:t>
            </w:r>
            <w:r>
              <w:rPr>
                <w:noProof/>
                <w:webHidden/>
              </w:rPr>
              <w:tab/>
            </w:r>
            <w:r>
              <w:rPr>
                <w:noProof/>
                <w:webHidden/>
              </w:rPr>
              <w:fldChar w:fldCharType="begin"/>
            </w:r>
            <w:r>
              <w:rPr>
                <w:noProof/>
                <w:webHidden/>
              </w:rPr>
              <w:instrText xml:space="preserve"> PAGEREF _Toc153706354 \h </w:instrText>
            </w:r>
            <w:r>
              <w:rPr>
                <w:noProof/>
                <w:webHidden/>
              </w:rPr>
            </w:r>
            <w:r>
              <w:rPr>
                <w:noProof/>
                <w:webHidden/>
              </w:rPr>
              <w:fldChar w:fldCharType="separate"/>
            </w:r>
            <w:r w:rsidR="00D83601">
              <w:rPr>
                <w:noProof/>
                <w:webHidden/>
              </w:rPr>
              <w:t>31</w:t>
            </w:r>
            <w:r>
              <w:rPr>
                <w:noProof/>
                <w:webHidden/>
              </w:rPr>
              <w:fldChar w:fldCharType="end"/>
            </w:r>
          </w:hyperlink>
        </w:p>
        <w:p w14:paraId="02F4C752" w14:textId="43D271C2" w:rsidR="00C727DA" w:rsidRDefault="00C727DA">
          <w:pPr>
            <w:pStyle w:val="TOC2"/>
            <w:tabs>
              <w:tab w:val="right" w:leader="dot" w:pos="9350"/>
            </w:tabs>
            <w:rPr>
              <w:noProof/>
            </w:rPr>
          </w:pPr>
          <w:hyperlink w:anchor="_Toc153706355" w:history="1">
            <w:r w:rsidRPr="00297EC3">
              <w:rPr>
                <w:rStyle w:val="Hyperlink"/>
                <w:rFonts w:ascii="Times New Roman" w:eastAsia="Times New Roman" w:hAnsi="Times New Roman" w:cs="Times New Roman"/>
                <w:noProof/>
              </w:rPr>
              <w:t>5.1 Introduction</w:t>
            </w:r>
            <w:r>
              <w:rPr>
                <w:noProof/>
                <w:webHidden/>
              </w:rPr>
              <w:tab/>
            </w:r>
            <w:r>
              <w:rPr>
                <w:noProof/>
                <w:webHidden/>
              </w:rPr>
              <w:fldChar w:fldCharType="begin"/>
            </w:r>
            <w:r>
              <w:rPr>
                <w:noProof/>
                <w:webHidden/>
              </w:rPr>
              <w:instrText xml:space="preserve"> PAGEREF _Toc153706355 \h </w:instrText>
            </w:r>
            <w:r>
              <w:rPr>
                <w:noProof/>
                <w:webHidden/>
              </w:rPr>
            </w:r>
            <w:r>
              <w:rPr>
                <w:noProof/>
                <w:webHidden/>
              </w:rPr>
              <w:fldChar w:fldCharType="separate"/>
            </w:r>
            <w:r w:rsidR="00D83601">
              <w:rPr>
                <w:noProof/>
                <w:webHidden/>
              </w:rPr>
              <w:t>31</w:t>
            </w:r>
            <w:r>
              <w:rPr>
                <w:noProof/>
                <w:webHidden/>
              </w:rPr>
              <w:fldChar w:fldCharType="end"/>
            </w:r>
          </w:hyperlink>
        </w:p>
        <w:p w14:paraId="038F407A" w14:textId="217BD91D" w:rsidR="00C727DA" w:rsidRDefault="00C727DA">
          <w:pPr>
            <w:pStyle w:val="TOC2"/>
            <w:tabs>
              <w:tab w:val="right" w:leader="dot" w:pos="9350"/>
            </w:tabs>
            <w:rPr>
              <w:noProof/>
            </w:rPr>
          </w:pPr>
          <w:hyperlink w:anchor="_Toc153706356" w:history="1">
            <w:r w:rsidRPr="00297EC3">
              <w:rPr>
                <w:rStyle w:val="Hyperlink"/>
                <w:rFonts w:ascii="Times New Roman" w:eastAsia="Times New Roman" w:hAnsi="Times New Roman" w:cs="Times New Roman"/>
                <w:noProof/>
              </w:rPr>
              <w:t>5.2 User Interface</w:t>
            </w:r>
            <w:r>
              <w:rPr>
                <w:noProof/>
                <w:webHidden/>
              </w:rPr>
              <w:tab/>
            </w:r>
            <w:r>
              <w:rPr>
                <w:noProof/>
                <w:webHidden/>
              </w:rPr>
              <w:fldChar w:fldCharType="begin"/>
            </w:r>
            <w:r>
              <w:rPr>
                <w:noProof/>
                <w:webHidden/>
              </w:rPr>
              <w:instrText xml:space="preserve"> PAGEREF _Toc153706356 \h </w:instrText>
            </w:r>
            <w:r>
              <w:rPr>
                <w:noProof/>
                <w:webHidden/>
              </w:rPr>
            </w:r>
            <w:r>
              <w:rPr>
                <w:noProof/>
                <w:webHidden/>
              </w:rPr>
              <w:fldChar w:fldCharType="separate"/>
            </w:r>
            <w:r w:rsidR="00D83601">
              <w:rPr>
                <w:noProof/>
                <w:webHidden/>
              </w:rPr>
              <w:t>32</w:t>
            </w:r>
            <w:r>
              <w:rPr>
                <w:noProof/>
                <w:webHidden/>
              </w:rPr>
              <w:fldChar w:fldCharType="end"/>
            </w:r>
          </w:hyperlink>
        </w:p>
        <w:p w14:paraId="29A937D4" w14:textId="195377F0" w:rsidR="00C727DA" w:rsidRDefault="00C727DA">
          <w:pPr>
            <w:pStyle w:val="TOC2"/>
            <w:tabs>
              <w:tab w:val="right" w:leader="dot" w:pos="9350"/>
            </w:tabs>
            <w:rPr>
              <w:noProof/>
            </w:rPr>
          </w:pPr>
          <w:hyperlink w:anchor="_Toc153706357" w:history="1">
            <w:r w:rsidRPr="00297EC3">
              <w:rPr>
                <w:rStyle w:val="Hyperlink"/>
                <w:noProof/>
              </w:rPr>
              <w:t>5.3 File management operating system</w:t>
            </w:r>
            <w:r>
              <w:rPr>
                <w:noProof/>
                <w:webHidden/>
              </w:rPr>
              <w:tab/>
            </w:r>
            <w:r>
              <w:rPr>
                <w:noProof/>
                <w:webHidden/>
              </w:rPr>
              <w:fldChar w:fldCharType="begin"/>
            </w:r>
            <w:r>
              <w:rPr>
                <w:noProof/>
                <w:webHidden/>
              </w:rPr>
              <w:instrText xml:space="preserve"> PAGEREF _Toc153706357 \h </w:instrText>
            </w:r>
            <w:r>
              <w:rPr>
                <w:noProof/>
                <w:webHidden/>
              </w:rPr>
            </w:r>
            <w:r>
              <w:rPr>
                <w:noProof/>
                <w:webHidden/>
              </w:rPr>
              <w:fldChar w:fldCharType="separate"/>
            </w:r>
            <w:r w:rsidR="00D83601">
              <w:rPr>
                <w:noProof/>
                <w:webHidden/>
              </w:rPr>
              <w:t>34</w:t>
            </w:r>
            <w:r>
              <w:rPr>
                <w:noProof/>
                <w:webHidden/>
              </w:rPr>
              <w:fldChar w:fldCharType="end"/>
            </w:r>
          </w:hyperlink>
        </w:p>
        <w:p w14:paraId="5BCF90A1" w14:textId="7E70C811" w:rsidR="00C727DA" w:rsidRDefault="00C727DA">
          <w:pPr>
            <w:pStyle w:val="TOC1"/>
            <w:tabs>
              <w:tab w:val="right" w:leader="dot" w:pos="9350"/>
            </w:tabs>
            <w:rPr>
              <w:noProof/>
            </w:rPr>
          </w:pPr>
          <w:hyperlink w:anchor="_Toc153706358" w:history="1">
            <w:r w:rsidRPr="00297EC3">
              <w:rPr>
                <w:rStyle w:val="Hyperlink"/>
                <w:noProof/>
              </w:rPr>
              <w:t>7.0 References</w:t>
            </w:r>
            <w:r>
              <w:rPr>
                <w:noProof/>
                <w:webHidden/>
              </w:rPr>
              <w:tab/>
            </w:r>
            <w:r>
              <w:rPr>
                <w:noProof/>
                <w:webHidden/>
              </w:rPr>
              <w:fldChar w:fldCharType="begin"/>
            </w:r>
            <w:r>
              <w:rPr>
                <w:noProof/>
                <w:webHidden/>
              </w:rPr>
              <w:instrText xml:space="preserve"> PAGEREF _Toc153706358 \h </w:instrText>
            </w:r>
            <w:r>
              <w:rPr>
                <w:noProof/>
                <w:webHidden/>
              </w:rPr>
            </w:r>
            <w:r>
              <w:rPr>
                <w:noProof/>
                <w:webHidden/>
              </w:rPr>
              <w:fldChar w:fldCharType="separate"/>
            </w:r>
            <w:r w:rsidR="00D83601">
              <w:rPr>
                <w:noProof/>
                <w:webHidden/>
              </w:rPr>
              <w:t>40</w:t>
            </w:r>
            <w:r>
              <w:rPr>
                <w:noProof/>
                <w:webHidden/>
              </w:rPr>
              <w:fldChar w:fldCharType="end"/>
            </w:r>
          </w:hyperlink>
        </w:p>
        <w:p w14:paraId="44EC4C2A" w14:textId="7EC455BE" w:rsidR="00C727DA" w:rsidRDefault="00C727DA">
          <w:pPr>
            <w:pStyle w:val="TOC1"/>
            <w:tabs>
              <w:tab w:val="right" w:leader="dot" w:pos="9350"/>
            </w:tabs>
            <w:rPr>
              <w:noProof/>
            </w:rPr>
          </w:pPr>
          <w:hyperlink w:anchor="_Toc153706359" w:history="1">
            <w:r w:rsidRPr="00297EC3">
              <w:rPr>
                <w:rStyle w:val="Hyperlink"/>
                <w:noProof/>
              </w:rPr>
              <w:t>8.0 Appendices</w:t>
            </w:r>
            <w:r>
              <w:rPr>
                <w:noProof/>
                <w:webHidden/>
              </w:rPr>
              <w:tab/>
            </w:r>
            <w:r>
              <w:rPr>
                <w:noProof/>
                <w:webHidden/>
              </w:rPr>
              <w:fldChar w:fldCharType="begin"/>
            </w:r>
            <w:r>
              <w:rPr>
                <w:noProof/>
                <w:webHidden/>
              </w:rPr>
              <w:instrText xml:space="preserve"> PAGEREF _Toc153706359 \h </w:instrText>
            </w:r>
            <w:r>
              <w:rPr>
                <w:noProof/>
                <w:webHidden/>
              </w:rPr>
            </w:r>
            <w:r>
              <w:rPr>
                <w:noProof/>
                <w:webHidden/>
              </w:rPr>
              <w:fldChar w:fldCharType="separate"/>
            </w:r>
            <w:r w:rsidR="00D83601">
              <w:rPr>
                <w:noProof/>
                <w:webHidden/>
              </w:rPr>
              <w:t>43</w:t>
            </w:r>
            <w:r>
              <w:rPr>
                <w:noProof/>
                <w:webHidden/>
              </w:rPr>
              <w:fldChar w:fldCharType="end"/>
            </w:r>
          </w:hyperlink>
        </w:p>
        <w:p w14:paraId="3832B6FB" w14:textId="07744FDA" w:rsidR="00C727DA" w:rsidRDefault="00C727DA">
          <w:pPr>
            <w:pStyle w:val="TOC2"/>
            <w:tabs>
              <w:tab w:val="right" w:leader="dot" w:pos="9350"/>
            </w:tabs>
            <w:rPr>
              <w:noProof/>
            </w:rPr>
          </w:pPr>
          <w:hyperlink w:anchor="_Toc153706360" w:history="1">
            <w:r w:rsidRPr="00297EC3">
              <w:rPr>
                <w:rStyle w:val="Hyperlink"/>
                <w:noProof/>
              </w:rPr>
              <w:t>8.1 Work breakdown structure</w:t>
            </w:r>
            <w:r>
              <w:rPr>
                <w:noProof/>
                <w:webHidden/>
              </w:rPr>
              <w:tab/>
            </w:r>
            <w:r>
              <w:rPr>
                <w:noProof/>
                <w:webHidden/>
              </w:rPr>
              <w:fldChar w:fldCharType="begin"/>
            </w:r>
            <w:r>
              <w:rPr>
                <w:noProof/>
                <w:webHidden/>
              </w:rPr>
              <w:instrText xml:space="preserve"> PAGEREF _Toc153706360 \h </w:instrText>
            </w:r>
            <w:r>
              <w:rPr>
                <w:noProof/>
                <w:webHidden/>
              </w:rPr>
            </w:r>
            <w:r>
              <w:rPr>
                <w:noProof/>
                <w:webHidden/>
              </w:rPr>
              <w:fldChar w:fldCharType="separate"/>
            </w:r>
            <w:r w:rsidR="00D83601">
              <w:rPr>
                <w:noProof/>
                <w:webHidden/>
              </w:rPr>
              <w:t>43</w:t>
            </w:r>
            <w:r>
              <w:rPr>
                <w:noProof/>
                <w:webHidden/>
              </w:rPr>
              <w:fldChar w:fldCharType="end"/>
            </w:r>
          </w:hyperlink>
        </w:p>
        <w:p w14:paraId="0CA29F37" w14:textId="61295A6C" w:rsidR="00C727DA" w:rsidRDefault="00C727DA">
          <w:pPr>
            <w:pStyle w:val="TOC1"/>
            <w:tabs>
              <w:tab w:val="right" w:leader="dot" w:pos="9350"/>
            </w:tabs>
            <w:rPr>
              <w:noProof/>
            </w:rPr>
          </w:pPr>
          <w:hyperlink w:anchor="_Toc153706361" w:history="1">
            <w:r w:rsidRPr="00297EC3">
              <w:rPr>
                <w:rStyle w:val="Hyperlink"/>
                <w:noProof/>
              </w:rPr>
              <w:t>8.2 Minutes of Meeting</w:t>
            </w:r>
            <w:r>
              <w:rPr>
                <w:noProof/>
                <w:webHidden/>
              </w:rPr>
              <w:tab/>
            </w:r>
            <w:r>
              <w:rPr>
                <w:noProof/>
                <w:webHidden/>
              </w:rPr>
              <w:fldChar w:fldCharType="begin"/>
            </w:r>
            <w:r>
              <w:rPr>
                <w:noProof/>
                <w:webHidden/>
              </w:rPr>
              <w:instrText xml:space="preserve"> PAGEREF _Toc153706361 \h </w:instrText>
            </w:r>
            <w:r>
              <w:rPr>
                <w:noProof/>
                <w:webHidden/>
              </w:rPr>
            </w:r>
            <w:r>
              <w:rPr>
                <w:noProof/>
                <w:webHidden/>
              </w:rPr>
              <w:fldChar w:fldCharType="separate"/>
            </w:r>
            <w:r w:rsidR="00D83601">
              <w:rPr>
                <w:noProof/>
                <w:webHidden/>
              </w:rPr>
              <w:t>45</w:t>
            </w:r>
            <w:r>
              <w:rPr>
                <w:noProof/>
                <w:webHidden/>
              </w:rPr>
              <w:fldChar w:fldCharType="end"/>
            </w:r>
          </w:hyperlink>
        </w:p>
        <w:p w14:paraId="55C2C743" w14:textId="3B45F4CA" w:rsidR="00C727DA" w:rsidRDefault="00C727DA">
          <w:pPr>
            <w:pStyle w:val="TOC1"/>
            <w:tabs>
              <w:tab w:val="right" w:leader="dot" w:pos="9350"/>
            </w:tabs>
            <w:rPr>
              <w:noProof/>
            </w:rPr>
          </w:pPr>
          <w:hyperlink w:anchor="_Toc153706362" w:history="1">
            <w:r w:rsidRPr="00297EC3">
              <w:rPr>
                <w:rStyle w:val="Hyperlink"/>
                <w:noProof/>
              </w:rPr>
              <w:t>8.3 Frequently asked question</w:t>
            </w:r>
            <w:r>
              <w:rPr>
                <w:noProof/>
                <w:webHidden/>
              </w:rPr>
              <w:tab/>
            </w:r>
            <w:r>
              <w:rPr>
                <w:noProof/>
                <w:webHidden/>
              </w:rPr>
              <w:fldChar w:fldCharType="begin"/>
            </w:r>
            <w:r>
              <w:rPr>
                <w:noProof/>
                <w:webHidden/>
              </w:rPr>
              <w:instrText xml:space="preserve"> PAGEREF _Toc153706362 \h </w:instrText>
            </w:r>
            <w:r>
              <w:rPr>
                <w:noProof/>
                <w:webHidden/>
              </w:rPr>
            </w:r>
            <w:r>
              <w:rPr>
                <w:noProof/>
                <w:webHidden/>
              </w:rPr>
              <w:fldChar w:fldCharType="separate"/>
            </w:r>
            <w:r w:rsidR="00D83601">
              <w:rPr>
                <w:noProof/>
                <w:webHidden/>
              </w:rPr>
              <w:t>47</w:t>
            </w:r>
            <w:r>
              <w:rPr>
                <w:noProof/>
                <w:webHidden/>
              </w:rPr>
              <w:fldChar w:fldCharType="end"/>
            </w:r>
          </w:hyperlink>
        </w:p>
        <w:p w14:paraId="2C633DB7" w14:textId="1B7E527A" w:rsidR="00C727DA" w:rsidRDefault="00C727DA">
          <w:pPr>
            <w:pStyle w:val="TOC1"/>
            <w:tabs>
              <w:tab w:val="right" w:leader="dot" w:pos="9350"/>
            </w:tabs>
            <w:rPr>
              <w:noProof/>
            </w:rPr>
          </w:pPr>
          <w:hyperlink w:anchor="_Toc153706363" w:history="1">
            <w:r w:rsidRPr="00297EC3">
              <w:rPr>
                <w:rStyle w:val="Hyperlink"/>
                <w:noProof/>
              </w:rPr>
              <w:t>8.4 Gantt chart</w:t>
            </w:r>
            <w:r>
              <w:rPr>
                <w:noProof/>
                <w:webHidden/>
              </w:rPr>
              <w:tab/>
            </w:r>
            <w:r>
              <w:rPr>
                <w:noProof/>
                <w:webHidden/>
              </w:rPr>
              <w:fldChar w:fldCharType="begin"/>
            </w:r>
            <w:r>
              <w:rPr>
                <w:noProof/>
                <w:webHidden/>
              </w:rPr>
              <w:instrText xml:space="preserve"> PAGEREF _Toc153706363 \h </w:instrText>
            </w:r>
            <w:r>
              <w:rPr>
                <w:noProof/>
                <w:webHidden/>
              </w:rPr>
            </w:r>
            <w:r>
              <w:rPr>
                <w:noProof/>
                <w:webHidden/>
              </w:rPr>
              <w:fldChar w:fldCharType="separate"/>
            </w:r>
            <w:r w:rsidR="00D83601">
              <w:rPr>
                <w:noProof/>
                <w:webHidden/>
              </w:rPr>
              <w:t>49</w:t>
            </w:r>
            <w:r>
              <w:rPr>
                <w:noProof/>
                <w:webHidden/>
              </w:rPr>
              <w:fldChar w:fldCharType="end"/>
            </w:r>
          </w:hyperlink>
        </w:p>
        <w:p w14:paraId="0B091ADF" w14:textId="1FBDB224" w:rsidR="00A52D11" w:rsidRDefault="00C727DA">
          <w:r>
            <w:rPr>
              <w:b/>
              <w:bCs/>
              <w:noProof/>
            </w:rPr>
            <w:fldChar w:fldCharType="end"/>
          </w:r>
        </w:p>
      </w:sdtContent>
    </w:sdt>
    <w:p w14:paraId="19DA3209" w14:textId="77777777" w:rsidR="00A52D11" w:rsidRDefault="00A52D11"/>
    <w:p w14:paraId="3885F532" w14:textId="498004CB" w:rsidR="00A52D11" w:rsidRDefault="00AD3C5E" w:rsidP="006A3A58">
      <w:pPr>
        <w:pStyle w:val="Heading1"/>
        <w:rPr>
          <w:rFonts w:ascii="Times New Roman" w:eastAsia="Times New Roman" w:hAnsi="Times New Roman" w:cs="Times New Roman"/>
          <w:sz w:val="28"/>
          <w:szCs w:val="28"/>
        </w:rPr>
      </w:pPr>
      <w:bookmarkStart w:id="2" w:name="_Toc153706340"/>
      <w:r w:rsidRPr="1E46AA6C">
        <w:rPr>
          <w:rFonts w:ascii="Times New Roman" w:eastAsia="Times New Roman" w:hAnsi="Times New Roman" w:cs="Times New Roman"/>
          <w:sz w:val="28"/>
          <w:szCs w:val="28"/>
        </w:rPr>
        <w:lastRenderedPageBreak/>
        <w:t>Part A: Introduction</w:t>
      </w:r>
      <w:bookmarkEnd w:id="2"/>
    </w:p>
    <w:p w14:paraId="3D830AF5" w14:textId="7781CC1A" w:rsidR="00AD3C5E" w:rsidRDefault="006A3A58" w:rsidP="007D5E28">
      <w:pPr>
        <w:pStyle w:val="Heading2"/>
        <w:numPr>
          <w:ilvl w:val="0"/>
          <w:numId w:val="3"/>
        </w:numPr>
        <w:rPr>
          <w:rFonts w:ascii="Times New Roman" w:eastAsia="Times New Roman" w:hAnsi="Times New Roman" w:cs="Times New Roman"/>
          <w:sz w:val="28"/>
          <w:szCs w:val="28"/>
        </w:rPr>
      </w:pPr>
      <w:bookmarkStart w:id="3" w:name="_Toc153706341"/>
      <w:r w:rsidRPr="1E46AA6C">
        <w:rPr>
          <w:rFonts w:ascii="Times New Roman" w:eastAsia="Times New Roman" w:hAnsi="Times New Roman" w:cs="Times New Roman"/>
          <w:sz w:val="28"/>
          <w:szCs w:val="28"/>
        </w:rPr>
        <w:t>Introduction to</w:t>
      </w:r>
      <w:r w:rsidR="00DA4556" w:rsidRPr="1E46AA6C">
        <w:rPr>
          <w:rFonts w:ascii="Times New Roman" w:eastAsia="Times New Roman" w:hAnsi="Times New Roman" w:cs="Times New Roman"/>
          <w:sz w:val="28"/>
          <w:szCs w:val="28"/>
        </w:rPr>
        <w:t xml:space="preserve"> company</w:t>
      </w:r>
      <w:r w:rsidR="000E083D" w:rsidRPr="1E46AA6C">
        <w:rPr>
          <w:rFonts w:ascii="Times New Roman" w:eastAsia="Times New Roman" w:hAnsi="Times New Roman" w:cs="Times New Roman"/>
          <w:sz w:val="28"/>
          <w:szCs w:val="28"/>
        </w:rPr>
        <w:t>/</w:t>
      </w:r>
      <w:r w:rsidRPr="1E46AA6C">
        <w:rPr>
          <w:rFonts w:ascii="Times New Roman" w:eastAsia="Times New Roman" w:hAnsi="Times New Roman" w:cs="Times New Roman"/>
          <w:sz w:val="28"/>
          <w:szCs w:val="28"/>
        </w:rPr>
        <w:t>operating systems</w:t>
      </w:r>
      <w:bookmarkEnd w:id="3"/>
    </w:p>
    <w:p w14:paraId="5B7F35FB" w14:textId="13A1CA66" w:rsidR="007D5E28" w:rsidRPr="007D5E28" w:rsidRDefault="000C2A52" w:rsidP="1E46AA6C">
      <w:pPr>
        <w:pStyle w:val="Heading2"/>
        <w:rPr>
          <w:rFonts w:ascii="Times New Roman" w:eastAsia="Times New Roman" w:hAnsi="Times New Roman" w:cs="Times New Roman"/>
          <w:sz w:val="24"/>
          <w:szCs w:val="24"/>
        </w:rPr>
      </w:pPr>
      <w:bookmarkStart w:id="4" w:name="_Toc153706342"/>
      <w:r>
        <w:t>1.1 Overview of PS5 console</w:t>
      </w:r>
      <w:bookmarkEnd w:id="4"/>
    </w:p>
    <w:p w14:paraId="53EC4721" w14:textId="2EC722E0" w:rsidR="00DA4556" w:rsidRDefault="007D5E28"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Sony’s PlayStation 5 is out now in </w:t>
      </w:r>
      <w:r w:rsidR="000E083D" w:rsidRPr="1E46AA6C">
        <w:rPr>
          <w:rFonts w:ascii="Times New Roman" w:eastAsia="Times New Roman" w:hAnsi="Times New Roman" w:cs="Times New Roman"/>
          <w:sz w:val="24"/>
          <w:szCs w:val="24"/>
        </w:rPr>
        <w:t>worldwide</w:t>
      </w:r>
      <w:r w:rsidRPr="1E46AA6C">
        <w:rPr>
          <w:rFonts w:ascii="Times New Roman" w:eastAsia="Times New Roman" w:hAnsi="Times New Roman" w:cs="Times New Roman"/>
          <w:sz w:val="24"/>
          <w:szCs w:val="24"/>
        </w:rPr>
        <w:t xml:space="preserve"> market </w:t>
      </w:r>
      <w:r w:rsidR="002B2AB8" w:rsidRPr="1E46AA6C">
        <w:rPr>
          <w:rFonts w:ascii="Times New Roman" w:eastAsia="Times New Roman" w:hAnsi="Times New Roman" w:cs="Times New Roman"/>
          <w:sz w:val="24"/>
          <w:szCs w:val="24"/>
        </w:rPr>
        <w:t>it</w:t>
      </w:r>
      <w:r w:rsidR="009C54C7" w:rsidRPr="1E46AA6C">
        <w:rPr>
          <w:rFonts w:ascii="Times New Roman" w:eastAsia="Times New Roman" w:hAnsi="Times New Roman" w:cs="Times New Roman"/>
          <w:sz w:val="24"/>
          <w:szCs w:val="24"/>
        </w:rPr>
        <w:t xml:space="preserve"> was launched back on November </w:t>
      </w:r>
      <w:r w:rsidR="003701A8" w:rsidRPr="1E46AA6C">
        <w:rPr>
          <w:rFonts w:ascii="Times New Roman" w:eastAsia="Times New Roman" w:hAnsi="Times New Roman" w:cs="Times New Roman"/>
          <w:sz w:val="24"/>
          <w:szCs w:val="24"/>
        </w:rPr>
        <w:t>12, 2020</w:t>
      </w:r>
      <w:r w:rsidR="000E083D" w:rsidRPr="1E46AA6C">
        <w:rPr>
          <w:rFonts w:ascii="Times New Roman" w:eastAsia="Times New Roman" w:hAnsi="Times New Roman" w:cs="Times New Roman"/>
          <w:sz w:val="24"/>
          <w:szCs w:val="24"/>
        </w:rPr>
        <w:t>,</w:t>
      </w:r>
      <w:r w:rsidR="00242A8F" w:rsidRPr="1E46AA6C">
        <w:rPr>
          <w:rFonts w:ascii="Times New Roman" w:eastAsia="Times New Roman" w:hAnsi="Times New Roman" w:cs="Times New Roman"/>
          <w:sz w:val="24"/>
          <w:szCs w:val="24"/>
        </w:rPr>
        <w:t xml:space="preserve"> in Australia, Japan, North America, Korea</w:t>
      </w:r>
      <w:r w:rsidR="002B2AB8" w:rsidRPr="1E46AA6C">
        <w:rPr>
          <w:rFonts w:ascii="Times New Roman" w:eastAsia="Times New Roman" w:hAnsi="Times New Roman" w:cs="Times New Roman"/>
          <w:sz w:val="24"/>
          <w:szCs w:val="24"/>
        </w:rPr>
        <w:t>,</w:t>
      </w:r>
      <w:r w:rsidR="00242A8F" w:rsidRPr="1E46AA6C">
        <w:rPr>
          <w:rFonts w:ascii="Times New Roman" w:eastAsia="Times New Roman" w:hAnsi="Times New Roman" w:cs="Times New Roman"/>
          <w:sz w:val="24"/>
          <w:szCs w:val="24"/>
        </w:rPr>
        <w:t xml:space="preserve"> and New Zealand</w:t>
      </w:r>
      <w:r w:rsidR="00C2238B" w:rsidRPr="1E46AA6C">
        <w:rPr>
          <w:rFonts w:ascii="Times New Roman" w:eastAsia="Times New Roman" w:hAnsi="Times New Roman" w:cs="Times New Roman"/>
          <w:sz w:val="24"/>
          <w:szCs w:val="24"/>
        </w:rPr>
        <w:t xml:space="preserve">. As for countries such as China, Indonesia, India, </w:t>
      </w:r>
      <w:r w:rsidR="004E454C" w:rsidRPr="1E46AA6C">
        <w:rPr>
          <w:rFonts w:ascii="Times New Roman" w:eastAsia="Times New Roman" w:hAnsi="Times New Roman" w:cs="Times New Roman"/>
          <w:sz w:val="24"/>
          <w:szCs w:val="24"/>
        </w:rPr>
        <w:t>etc., it</w:t>
      </w:r>
      <w:r w:rsidR="002A22E8" w:rsidRPr="1E46AA6C">
        <w:rPr>
          <w:rFonts w:ascii="Times New Roman" w:eastAsia="Times New Roman" w:hAnsi="Times New Roman" w:cs="Times New Roman"/>
          <w:sz w:val="24"/>
          <w:szCs w:val="24"/>
        </w:rPr>
        <w:t xml:space="preserve"> </w:t>
      </w:r>
      <w:r w:rsidR="00C2238B" w:rsidRPr="1E46AA6C">
        <w:rPr>
          <w:rFonts w:ascii="Times New Roman" w:eastAsia="Times New Roman" w:hAnsi="Times New Roman" w:cs="Times New Roman"/>
          <w:sz w:val="24"/>
          <w:szCs w:val="24"/>
        </w:rPr>
        <w:t xml:space="preserve">was released </w:t>
      </w:r>
      <w:r w:rsidR="00F443C6" w:rsidRPr="1E46AA6C">
        <w:rPr>
          <w:rFonts w:ascii="Times New Roman" w:eastAsia="Times New Roman" w:hAnsi="Times New Roman" w:cs="Times New Roman"/>
          <w:sz w:val="24"/>
          <w:szCs w:val="24"/>
        </w:rPr>
        <w:t xml:space="preserve">worldwide several days </w:t>
      </w:r>
      <w:r w:rsidR="00D77915" w:rsidRPr="1E46AA6C">
        <w:rPr>
          <w:rFonts w:ascii="Times New Roman" w:eastAsia="Times New Roman" w:hAnsi="Times New Roman" w:cs="Times New Roman"/>
          <w:sz w:val="24"/>
          <w:szCs w:val="24"/>
        </w:rPr>
        <w:t>later</w:t>
      </w:r>
      <w:r w:rsidR="000E083D" w:rsidRPr="1E46AA6C">
        <w:rPr>
          <w:rFonts w:ascii="Times New Roman" w:eastAsia="Times New Roman" w:hAnsi="Times New Roman" w:cs="Times New Roman"/>
          <w:sz w:val="24"/>
          <w:szCs w:val="24"/>
        </w:rPr>
        <w:t>, on</w:t>
      </w:r>
      <w:r w:rsidR="00F443C6" w:rsidRPr="1E46AA6C">
        <w:rPr>
          <w:rFonts w:ascii="Times New Roman" w:eastAsia="Times New Roman" w:hAnsi="Times New Roman" w:cs="Times New Roman"/>
          <w:sz w:val="24"/>
          <w:szCs w:val="24"/>
        </w:rPr>
        <w:t xml:space="preserve"> November 19.</w:t>
      </w:r>
      <w:r w:rsidR="002B336B" w:rsidRPr="1E46AA6C">
        <w:rPr>
          <w:rFonts w:ascii="Times New Roman" w:eastAsia="Times New Roman" w:hAnsi="Times New Roman" w:cs="Times New Roman"/>
          <w:sz w:val="24"/>
          <w:szCs w:val="24"/>
        </w:rPr>
        <w:t xml:space="preserve"> </w:t>
      </w:r>
      <w:r w:rsidR="0089699D" w:rsidRPr="1E46AA6C">
        <w:rPr>
          <w:rFonts w:ascii="Times New Roman" w:eastAsia="Times New Roman" w:hAnsi="Times New Roman" w:cs="Times New Roman"/>
          <w:sz w:val="24"/>
          <w:szCs w:val="24"/>
        </w:rPr>
        <w:t xml:space="preserve">Back then on April </w:t>
      </w:r>
      <w:r w:rsidR="003701A8" w:rsidRPr="1E46AA6C">
        <w:rPr>
          <w:rFonts w:ascii="Times New Roman" w:eastAsia="Times New Roman" w:hAnsi="Times New Roman" w:cs="Times New Roman"/>
          <w:sz w:val="24"/>
          <w:szCs w:val="24"/>
        </w:rPr>
        <w:t>16, 2019</w:t>
      </w:r>
      <w:r w:rsidR="0089699D" w:rsidRPr="1E46AA6C">
        <w:rPr>
          <w:rFonts w:ascii="Times New Roman" w:eastAsia="Times New Roman" w:hAnsi="Times New Roman" w:cs="Times New Roman"/>
          <w:sz w:val="24"/>
          <w:szCs w:val="24"/>
        </w:rPr>
        <w:t>, system architect Mark Cerny re</w:t>
      </w:r>
      <w:r w:rsidR="00506AF8" w:rsidRPr="1E46AA6C">
        <w:rPr>
          <w:rFonts w:ascii="Times New Roman" w:eastAsia="Times New Roman" w:hAnsi="Times New Roman" w:cs="Times New Roman"/>
          <w:sz w:val="24"/>
          <w:szCs w:val="24"/>
        </w:rPr>
        <w:t xml:space="preserve">vealed that his team </w:t>
      </w:r>
      <w:r w:rsidR="003701A8" w:rsidRPr="1E46AA6C">
        <w:rPr>
          <w:rFonts w:ascii="Times New Roman" w:eastAsia="Times New Roman" w:hAnsi="Times New Roman" w:cs="Times New Roman"/>
          <w:sz w:val="24"/>
          <w:szCs w:val="24"/>
        </w:rPr>
        <w:t>had</w:t>
      </w:r>
      <w:r w:rsidR="00506AF8" w:rsidRPr="1E46AA6C">
        <w:rPr>
          <w:rFonts w:ascii="Times New Roman" w:eastAsia="Times New Roman" w:hAnsi="Times New Roman" w:cs="Times New Roman"/>
          <w:sz w:val="24"/>
          <w:szCs w:val="24"/>
        </w:rPr>
        <w:t xml:space="preserve"> been working on a successor to PS5 in an interview with Wired. </w:t>
      </w:r>
      <w:r w:rsidR="00B2431C" w:rsidRPr="1E46AA6C">
        <w:rPr>
          <w:rFonts w:ascii="Times New Roman" w:eastAsia="Times New Roman" w:hAnsi="Times New Roman" w:cs="Times New Roman"/>
          <w:sz w:val="24"/>
          <w:szCs w:val="24"/>
        </w:rPr>
        <w:t>PlayStation</w:t>
      </w:r>
      <w:r w:rsidR="002B336B" w:rsidRPr="1E46AA6C">
        <w:rPr>
          <w:rFonts w:ascii="Times New Roman" w:eastAsia="Times New Roman" w:hAnsi="Times New Roman" w:cs="Times New Roman"/>
          <w:sz w:val="24"/>
          <w:szCs w:val="24"/>
        </w:rPr>
        <w:t xml:space="preserve"> 5 </w:t>
      </w:r>
      <w:r w:rsidR="00B2431C" w:rsidRPr="1E46AA6C">
        <w:rPr>
          <w:rFonts w:ascii="Times New Roman" w:eastAsia="Times New Roman" w:hAnsi="Times New Roman" w:cs="Times New Roman"/>
          <w:sz w:val="24"/>
          <w:szCs w:val="24"/>
        </w:rPr>
        <w:t xml:space="preserve">console has few significant improvements over </w:t>
      </w:r>
      <w:r w:rsidR="00D77915" w:rsidRPr="1E46AA6C">
        <w:rPr>
          <w:rFonts w:ascii="Times New Roman" w:eastAsia="Times New Roman" w:hAnsi="Times New Roman" w:cs="Times New Roman"/>
          <w:sz w:val="24"/>
          <w:szCs w:val="24"/>
        </w:rPr>
        <w:t>PlayStation4 which consists of</w:t>
      </w:r>
      <w:r w:rsidR="003701A8" w:rsidRPr="1E46AA6C">
        <w:rPr>
          <w:rFonts w:ascii="Times New Roman" w:eastAsia="Times New Roman" w:hAnsi="Times New Roman" w:cs="Times New Roman"/>
          <w:sz w:val="24"/>
          <w:szCs w:val="24"/>
        </w:rPr>
        <w:t xml:space="preserve"> an improved CPU (</w:t>
      </w:r>
      <w:r w:rsidR="00C406F9" w:rsidRPr="1E46AA6C">
        <w:rPr>
          <w:rFonts w:ascii="Times New Roman" w:eastAsia="Times New Roman" w:hAnsi="Times New Roman" w:cs="Times New Roman"/>
          <w:sz w:val="24"/>
          <w:szCs w:val="24"/>
        </w:rPr>
        <w:t>Ryzen chip and 7nm octa-core third generation)</w:t>
      </w:r>
      <w:r w:rsidR="003701A8" w:rsidRPr="1E46AA6C">
        <w:rPr>
          <w:rFonts w:ascii="Times New Roman" w:eastAsia="Times New Roman" w:hAnsi="Times New Roman" w:cs="Times New Roman"/>
          <w:sz w:val="24"/>
          <w:szCs w:val="24"/>
        </w:rPr>
        <w:t xml:space="preserve">, ray tracing support, custom 3D audio chip, and SSD </w:t>
      </w:r>
      <w:r w:rsidR="00C406F9" w:rsidRPr="1E46AA6C">
        <w:rPr>
          <w:rFonts w:ascii="Times New Roman" w:eastAsia="Times New Roman" w:hAnsi="Times New Roman" w:cs="Times New Roman"/>
          <w:sz w:val="24"/>
          <w:szCs w:val="24"/>
        </w:rPr>
        <w:t xml:space="preserve">(instead of HDD) </w:t>
      </w:r>
      <w:r w:rsidR="003701A8" w:rsidRPr="1E46AA6C">
        <w:rPr>
          <w:rFonts w:ascii="Times New Roman" w:eastAsia="Times New Roman" w:hAnsi="Times New Roman" w:cs="Times New Roman"/>
          <w:sz w:val="24"/>
          <w:szCs w:val="24"/>
        </w:rPr>
        <w:t>that is compatible with PlayStation VR headsets.</w:t>
      </w:r>
    </w:p>
    <w:p w14:paraId="26534112" w14:textId="7CE315C5" w:rsidR="00C406F9" w:rsidRDefault="00C406F9" w:rsidP="1E46AA6C">
      <w:pPr>
        <w:pStyle w:val="Heading2"/>
        <w:rPr>
          <w:rFonts w:ascii="Times New Roman" w:eastAsia="Times New Roman" w:hAnsi="Times New Roman" w:cs="Times New Roman"/>
          <w:sz w:val="24"/>
          <w:szCs w:val="24"/>
        </w:rPr>
      </w:pPr>
      <w:bookmarkStart w:id="5" w:name="_Toc153706343"/>
      <w:r>
        <w:t>1.2 History of Sony</w:t>
      </w:r>
      <w:r w:rsidR="00296783">
        <w:t xml:space="preserve"> / PlayStation </w:t>
      </w:r>
      <w:r w:rsidR="000E083D">
        <w:t>Console</w:t>
      </w:r>
      <w:bookmarkEnd w:id="5"/>
    </w:p>
    <w:p w14:paraId="714F63B3" w14:textId="5868BCA0" w:rsidR="00BC0530" w:rsidRDefault="00033DE7"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During World War II, in </w:t>
      </w:r>
      <w:r w:rsidR="007D568F" w:rsidRPr="1E46AA6C">
        <w:rPr>
          <w:rFonts w:ascii="Times New Roman" w:eastAsia="Times New Roman" w:hAnsi="Times New Roman" w:cs="Times New Roman"/>
          <w:sz w:val="24"/>
          <w:szCs w:val="24"/>
        </w:rPr>
        <w:t xml:space="preserve">1946, Masaru Ibuka started an electronic shop </w:t>
      </w:r>
      <w:r w:rsidR="000401F3" w:rsidRPr="1E46AA6C">
        <w:rPr>
          <w:rFonts w:ascii="Times New Roman" w:eastAsia="Times New Roman" w:hAnsi="Times New Roman" w:cs="Times New Roman"/>
          <w:sz w:val="24"/>
          <w:szCs w:val="24"/>
        </w:rPr>
        <w:t>in Tokyo with $</w:t>
      </w:r>
      <w:r w:rsidR="002267F6" w:rsidRPr="1E46AA6C">
        <w:rPr>
          <w:rFonts w:ascii="Times New Roman" w:eastAsia="Times New Roman" w:hAnsi="Times New Roman" w:cs="Times New Roman"/>
          <w:sz w:val="24"/>
          <w:szCs w:val="24"/>
        </w:rPr>
        <w:t>140</w:t>
      </w:r>
      <w:r w:rsidR="000401F3" w:rsidRPr="1E46AA6C">
        <w:rPr>
          <w:rFonts w:ascii="Times New Roman" w:eastAsia="Times New Roman" w:hAnsi="Times New Roman" w:cs="Times New Roman"/>
          <w:sz w:val="24"/>
          <w:szCs w:val="24"/>
        </w:rPr>
        <w:t xml:space="preserve">0 in capital and eight employees. </w:t>
      </w:r>
      <w:r w:rsidR="00A77524" w:rsidRPr="1E46AA6C">
        <w:rPr>
          <w:rFonts w:ascii="Times New Roman" w:eastAsia="Times New Roman" w:hAnsi="Times New Roman" w:cs="Times New Roman"/>
          <w:sz w:val="24"/>
          <w:szCs w:val="24"/>
        </w:rPr>
        <w:t xml:space="preserve">Then he was joined </w:t>
      </w:r>
      <w:r w:rsidR="0029360F" w:rsidRPr="1E46AA6C">
        <w:rPr>
          <w:rFonts w:ascii="Times New Roman" w:eastAsia="Times New Roman" w:hAnsi="Times New Roman" w:cs="Times New Roman"/>
          <w:sz w:val="24"/>
          <w:szCs w:val="24"/>
        </w:rPr>
        <w:t xml:space="preserve">by his colleague, Akio Morita </w:t>
      </w:r>
      <w:r w:rsidR="00E170A4" w:rsidRPr="1E46AA6C">
        <w:rPr>
          <w:rFonts w:ascii="Times New Roman" w:eastAsia="Times New Roman" w:hAnsi="Times New Roman" w:cs="Times New Roman"/>
          <w:sz w:val="24"/>
          <w:szCs w:val="24"/>
        </w:rPr>
        <w:t>who shared the same belief as Masaru</w:t>
      </w:r>
      <w:r w:rsidR="00307DEC" w:rsidRPr="1E46AA6C">
        <w:rPr>
          <w:rFonts w:ascii="Times New Roman" w:eastAsia="Times New Roman" w:hAnsi="Times New Roman" w:cs="Times New Roman"/>
          <w:sz w:val="24"/>
          <w:szCs w:val="24"/>
        </w:rPr>
        <w:t xml:space="preserve"> as they believed if they worked together, they </w:t>
      </w:r>
      <w:r w:rsidR="00207538" w:rsidRPr="1E46AA6C">
        <w:rPr>
          <w:rFonts w:ascii="Times New Roman" w:eastAsia="Times New Roman" w:hAnsi="Times New Roman" w:cs="Times New Roman"/>
          <w:sz w:val="24"/>
          <w:szCs w:val="24"/>
        </w:rPr>
        <w:t>could</w:t>
      </w:r>
      <w:r w:rsidR="00307DEC" w:rsidRPr="1E46AA6C">
        <w:rPr>
          <w:rFonts w:ascii="Times New Roman" w:eastAsia="Times New Roman" w:hAnsi="Times New Roman" w:cs="Times New Roman"/>
          <w:sz w:val="24"/>
          <w:szCs w:val="24"/>
        </w:rPr>
        <w:t xml:space="preserve"> make ideas a reality</w:t>
      </w:r>
      <w:r w:rsidR="00E84308" w:rsidRPr="1E46AA6C">
        <w:rPr>
          <w:rFonts w:ascii="Times New Roman" w:eastAsia="Times New Roman" w:hAnsi="Times New Roman" w:cs="Times New Roman"/>
          <w:sz w:val="24"/>
          <w:szCs w:val="24"/>
        </w:rPr>
        <w:t>. The</w:t>
      </w:r>
      <w:r w:rsidR="00E170A4" w:rsidRPr="1E46AA6C">
        <w:rPr>
          <w:rFonts w:ascii="Times New Roman" w:eastAsia="Times New Roman" w:hAnsi="Times New Roman" w:cs="Times New Roman"/>
          <w:sz w:val="24"/>
          <w:szCs w:val="24"/>
        </w:rPr>
        <w:t xml:space="preserve"> company</w:t>
      </w:r>
      <w:r w:rsidR="00E84308" w:rsidRPr="1E46AA6C">
        <w:rPr>
          <w:rFonts w:ascii="Times New Roman" w:eastAsia="Times New Roman" w:hAnsi="Times New Roman" w:cs="Times New Roman"/>
          <w:sz w:val="24"/>
          <w:szCs w:val="24"/>
        </w:rPr>
        <w:t xml:space="preserve"> was</w:t>
      </w:r>
      <w:r w:rsidR="00E170A4" w:rsidRPr="1E46AA6C">
        <w:rPr>
          <w:rFonts w:ascii="Times New Roman" w:eastAsia="Times New Roman" w:hAnsi="Times New Roman" w:cs="Times New Roman"/>
          <w:sz w:val="24"/>
          <w:szCs w:val="24"/>
        </w:rPr>
        <w:t xml:space="preserve"> initially called Tokyo Tsushin Kogyo</w:t>
      </w:r>
      <w:r w:rsidR="00273B5C" w:rsidRPr="1E46AA6C">
        <w:rPr>
          <w:rFonts w:ascii="Times New Roman" w:eastAsia="Times New Roman" w:hAnsi="Times New Roman" w:cs="Times New Roman"/>
          <w:sz w:val="24"/>
          <w:szCs w:val="24"/>
        </w:rPr>
        <w:t xml:space="preserve"> </w:t>
      </w:r>
      <w:r w:rsidR="007C25D9" w:rsidRPr="1E46AA6C">
        <w:rPr>
          <w:rFonts w:ascii="Times New Roman" w:eastAsia="Times New Roman" w:hAnsi="Times New Roman" w:cs="Times New Roman"/>
          <w:sz w:val="24"/>
          <w:szCs w:val="24"/>
        </w:rPr>
        <w:t xml:space="preserve">and in the early 1950s, </w:t>
      </w:r>
      <w:r w:rsidR="000E083D" w:rsidRPr="1E46AA6C">
        <w:rPr>
          <w:rFonts w:ascii="Times New Roman" w:eastAsia="Times New Roman" w:hAnsi="Times New Roman" w:cs="Times New Roman"/>
          <w:sz w:val="24"/>
          <w:szCs w:val="24"/>
        </w:rPr>
        <w:t>it</w:t>
      </w:r>
      <w:r w:rsidR="007C25D9" w:rsidRPr="1E46AA6C">
        <w:rPr>
          <w:rFonts w:ascii="Times New Roman" w:eastAsia="Times New Roman" w:hAnsi="Times New Roman" w:cs="Times New Roman"/>
          <w:sz w:val="24"/>
          <w:szCs w:val="24"/>
        </w:rPr>
        <w:t xml:space="preserve"> produced its first tape recorder</w:t>
      </w:r>
      <w:r w:rsidR="0052617A" w:rsidRPr="1E46AA6C">
        <w:rPr>
          <w:rFonts w:ascii="Times New Roman" w:eastAsia="Times New Roman" w:hAnsi="Times New Roman" w:cs="Times New Roman"/>
          <w:sz w:val="24"/>
          <w:szCs w:val="24"/>
        </w:rPr>
        <w:t xml:space="preserve"> known as Type-</w:t>
      </w:r>
      <w:r w:rsidR="00207538" w:rsidRPr="1E46AA6C">
        <w:rPr>
          <w:rFonts w:ascii="Times New Roman" w:eastAsia="Times New Roman" w:hAnsi="Times New Roman" w:cs="Times New Roman"/>
          <w:sz w:val="24"/>
          <w:szCs w:val="24"/>
        </w:rPr>
        <w:t xml:space="preserve">G. </w:t>
      </w:r>
      <w:r w:rsidR="006877D7" w:rsidRPr="1E46AA6C">
        <w:rPr>
          <w:rFonts w:ascii="Times New Roman" w:eastAsia="Times New Roman" w:hAnsi="Times New Roman" w:cs="Times New Roman"/>
          <w:sz w:val="24"/>
          <w:szCs w:val="24"/>
        </w:rPr>
        <w:t xml:space="preserve">The company’s name </w:t>
      </w:r>
      <w:r w:rsidR="00B0350F" w:rsidRPr="1E46AA6C">
        <w:rPr>
          <w:rFonts w:ascii="Times New Roman" w:eastAsia="Times New Roman" w:hAnsi="Times New Roman" w:cs="Times New Roman"/>
          <w:sz w:val="24"/>
          <w:szCs w:val="24"/>
        </w:rPr>
        <w:t>was</w:t>
      </w:r>
      <w:r w:rsidR="006877D7" w:rsidRPr="1E46AA6C">
        <w:rPr>
          <w:rFonts w:ascii="Times New Roman" w:eastAsia="Times New Roman" w:hAnsi="Times New Roman" w:cs="Times New Roman"/>
          <w:sz w:val="24"/>
          <w:szCs w:val="24"/>
        </w:rPr>
        <w:t xml:space="preserve"> then </w:t>
      </w:r>
      <w:r w:rsidR="00254F95" w:rsidRPr="1E46AA6C">
        <w:rPr>
          <w:rFonts w:ascii="Times New Roman" w:eastAsia="Times New Roman" w:hAnsi="Times New Roman" w:cs="Times New Roman"/>
          <w:sz w:val="24"/>
          <w:szCs w:val="24"/>
        </w:rPr>
        <w:t>renamed</w:t>
      </w:r>
      <w:r w:rsidR="006877D7" w:rsidRPr="1E46AA6C">
        <w:rPr>
          <w:rFonts w:ascii="Times New Roman" w:eastAsia="Times New Roman" w:hAnsi="Times New Roman" w:cs="Times New Roman"/>
          <w:sz w:val="24"/>
          <w:szCs w:val="24"/>
        </w:rPr>
        <w:t xml:space="preserve"> Sony </w:t>
      </w:r>
      <w:r w:rsidR="00E24A4C" w:rsidRPr="1E46AA6C">
        <w:rPr>
          <w:rFonts w:ascii="Times New Roman" w:eastAsia="Times New Roman" w:hAnsi="Times New Roman" w:cs="Times New Roman"/>
          <w:sz w:val="24"/>
          <w:szCs w:val="24"/>
        </w:rPr>
        <w:t>(</w:t>
      </w:r>
      <w:r w:rsidR="001C3FDE" w:rsidRPr="1E46AA6C">
        <w:rPr>
          <w:rFonts w:ascii="Times New Roman" w:eastAsia="Times New Roman" w:hAnsi="Times New Roman" w:cs="Times New Roman"/>
          <w:sz w:val="24"/>
          <w:szCs w:val="24"/>
        </w:rPr>
        <w:t>a</w:t>
      </w:r>
      <w:r w:rsidR="00E24A4C" w:rsidRPr="1E46AA6C">
        <w:rPr>
          <w:rFonts w:ascii="Times New Roman" w:eastAsia="Times New Roman" w:hAnsi="Times New Roman" w:cs="Times New Roman"/>
          <w:sz w:val="24"/>
          <w:szCs w:val="24"/>
        </w:rPr>
        <w:t xml:space="preserve"> combination of two words:”</w:t>
      </w:r>
      <w:r w:rsidR="001C3FDE" w:rsidRPr="1E46AA6C">
        <w:rPr>
          <w:rFonts w:ascii="Times New Roman" w:eastAsia="Times New Roman" w:hAnsi="Times New Roman" w:cs="Times New Roman"/>
          <w:sz w:val="24"/>
          <w:szCs w:val="24"/>
        </w:rPr>
        <w:t xml:space="preserve"> Sonus</w:t>
      </w:r>
      <w:r w:rsidR="00E24A4C" w:rsidRPr="1E46AA6C">
        <w:rPr>
          <w:rFonts w:ascii="Times New Roman" w:eastAsia="Times New Roman" w:hAnsi="Times New Roman" w:cs="Times New Roman"/>
          <w:sz w:val="24"/>
          <w:szCs w:val="24"/>
        </w:rPr>
        <w:t xml:space="preserve">,” the </w:t>
      </w:r>
      <w:r w:rsidR="001C3FDE" w:rsidRPr="1E46AA6C">
        <w:rPr>
          <w:rFonts w:ascii="Times New Roman" w:eastAsia="Times New Roman" w:hAnsi="Times New Roman" w:cs="Times New Roman"/>
          <w:sz w:val="24"/>
          <w:szCs w:val="24"/>
        </w:rPr>
        <w:t>Latin</w:t>
      </w:r>
      <w:r w:rsidR="00E24A4C" w:rsidRPr="1E46AA6C">
        <w:rPr>
          <w:rFonts w:ascii="Times New Roman" w:eastAsia="Times New Roman" w:hAnsi="Times New Roman" w:cs="Times New Roman"/>
          <w:sz w:val="24"/>
          <w:szCs w:val="24"/>
        </w:rPr>
        <w:t xml:space="preserve"> word for sound,</w:t>
      </w:r>
      <w:r w:rsidR="001C3FDE" w:rsidRPr="1E46AA6C">
        <w:rPr>
          <w:rFonts w:ascii="Times New Roman" w:eastAsia="Times New Roman" w:hAnsi="Times New Roman" w:cs="Times New Roman"/>
          <w:sz w:val="24"/>
          <w:szCs w:val="24"/>
        </w:rPr>
        <w:t xml:space="preserve"> and “sonny</w:t>
      </w:r>
      <w:r w:rsidR="00B6756B" w:rsidRPr="1E46AA6C">
        <w:rPr>
          <w:rFonts w:ascii="Times New Roman" w:eastAsia="Times New Roman" w:hAnsi="Times New Roman" w:cs="Times New Roman"/>
          <w:sz w:val="24"/>
          <w:szCs w:val="24"/>
        </w:rPr>
        <w:t>,” representing</w:t>
      </w:r>
      <w:r w:rsidR="001C3FDE" w:rsidRPr="1E46AA6C">
        <w:rPr>
          <w:rFonts w:ascii="Times New Roman" w:eastAsia="Times New Roman" w:hAnsi="Times New Roman" w:cs="Times New Roman"/>
          <w:sz w:val="24"/>
          <w:szCs w:val="24"/>
        </w:rPr>
        <w:t xml:space="preserve"> a young boy or small son </w:t>
      </w:r>
      <w:r w:rsidR="006877D7" w:rsidRPr="1E46AA6C">
        <w:rPr>
          <w:rFonts w:ascii="Times New Roman" w:eastAsia="Times New Roman" w:hAnsi="Times New Roman" w:cs="Times New Roman"/>
          <w:sz w:val="24"/>
          <w:szCs w:val="24"/>
        </w:rPr>
        <w:t>in 1958.</w:t>
      </w:r>
    </w:p>
    <w:p w14:paraId="5830A106" w14:textId="51AB045E" w:rsidR="00B6756B" w:rsidRDefault="00C2434E"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Given the popularity of their products, </w:t>
      </w:r>
      <w:r w:rsidR="00A94398" w:rsidRPr="1E46AA6C">
        <w:rPr>
          <w:rFonts w:ascii="Times New Roman" w:eastAsia="Times New Roman" w:hAnsi="Times New Roman" w:cs="Times New Roman"/>
          <w:sz w:val="24"/>
          <w:szCs w:val="24"/>
        </w:rPr>
        <w:t xml:space="preserve">Co-founder Akio Morita set up and </w:t>
      </w:r>
      <w:r w:rsidR="00E51513" w:rsidRPr="1E46AA6C">
        <w:rPr>
          <w:rFonts w:ascii="Times New Roman" w:eastAsia="Times New Roman" w:hAnsi="Times New Roman" w:cs="Times New Roman"/>
          <w:sz w:val="24"/>
          <w:szCs w:val="24"/>
        </w:rPr>
        <w:t>headed</w:t>
      </w:r>
      <w:r w:rsidR="00A94398" w:rsidRPr="1E46AA6C">
        <w:rPr>
          <w:rFonts w:ascii="Times New Roman" w:eastAsia="Times New Roman" w:hAnsi="Times New Roman" w:cs="Times New Roman"/>
          <w:sz w:val="24"/>
          <w:szCs w:val="24"/>
        </w:rPr>
        <w:t xml:space="preserve"> to </w:t>
      </w:r>
      <w:r w:rsidR="000E083D" w:rsidRPr="1E46AA6C">
        <w:rPr>
          <w:rFonts w:ascii="Times New Roman" w:eastAsia="Times New Roman" w:hAnsi="Times New Roman" w:cs="Times New Roman"/>
          <w:sz w:val="24"/>
          <w:szCs w:val="24"/>
        </w:rPr>
        <w:t xml:space="preserve">an </w:t>
      </w:r>
      <w:r w:rsidR="00A94398" w:rsidRPr="1E46AA6C">
        <w:rPr>
          <w:rFonts w:ascii="Times New Roman" w:eastAsia="Times New Roman" w:hAnsi="Times New Roman" w:cs="Times New Roman"/>
          <w:sz w:val="24"/>
          <w:szCs w:val="24"/>
        </w:rPr>
        <w:t xml:space="preserve">American company and </w:t>
      </w:r>
      <w:r w:rsidR="00E51513" w:rsidRPr="1E46AA6C">
        <w:rPr>
          <w:rFonts w:ascii="Times New Roman" w:eastAsia="Times New Roman" w:hAnsi="Times New Roman" w:cs="Times New Roman"/>
          <w:sz w:val="24"/>
          <w:szCs w:val="24"/>
        </w:rPr>
        <w:t xml:space="preserve">set about ensuring that the name Sony gained a great </w:t>
      </w:r>
      <w:r w:rsidR="006F1FD5" w:rsidRPr="1E46AA6C">
        <w:rPr>
          <w:rFonts w:ascii="Times New Roman" w:eastAsia="Times New Roman" w:hAnsi="Times New Roman" w:cs="Times New Roman"/>
          <w:sz w:val="24"/>
          <w:szCs w:val="24"/>
        </w:rPr>
        <w:t xml:space="preserve">reputation. </w:t>
      </w:r>
      <w:r w:rsidR="004B5BB6" w:rsidRPr="1E46AA6C">
        <w:rPr>
          <w:rFonts w:ascii="Times New Roman" w:eastAsia="Times New Roman" w:hAnsi="Times New Roman" w:cs="Times New Roman"/>
          <w:sz w:val="24"/>
          <w:szCs w:val="24"/>
        </w:rPr>
        <w:t>Due</w:t>
      </w:r>
      <w:r w:rsidR="002B0DD0" w:rsidRPr="1E46AA6C">
        <w:rPr>
          <w:rFonts w:ascii="Times New Roman" w:eastAsia="Times New Roman" w:hAnsi="Times New Roman" w:cs="Times New Roman"/>
          <w:sz w:val="24"/>
          <w:szCs w:val="24"/>
        </w:rPr>
        <w:t xml:space="preserve"> to the </w:t>
      </w:r>
      <w:r w:rsidR="004B5BB6" w:rsidRPr="1E46AA6C">
        <w:rPr>
          <w:rFonts w:ascii="Times New Roman" w:eastAsia="Times New Roman" w:hAnsi="Times New Roman" w:cs="Times New Roman"/>
          <w:sz w:val="24"/>
          <w:szCs w:val="24"/>
        </w:rPr>
        <w:t>high quality</w:t>
      </w:r>
      <w:r w:rsidR="002B0DD0" w:rsidRPr="1E46AA6C">
        <w:rPr>
          <w:rFonts w:ascii="Times New Roman" w:eastAsia="Times New Roman" w:hAnsi="Times New Roman" w:cs="Times New Roman"/>
          <w:sz w:val="24"/>
          <w:szCs w:val="24"/>
        </w:rPr>
        <w:t xml:space="preserve"> of Sony’s </w:t>
      </w:r>
      <w:r w:rsidR="000E083D" w:rsidRPr="1E46AA6C">
        <w:rPr>
          <w:rFonts w:ascii="Times New Roman" w:eastAsia="Times New Roman" w:hAnsi="Times New Roman" w:cs="Times New Roman"/>
          <w:sz w:val="24"/>
          <w:szCs w:val="24"/>
        </w:rPr>
        <w:t>products</w:t>
      </w:r>
      <w:r w:rsidR="002B0DD0" w:rsidRPr="1E46AA6C">
        <w:rPr>
          <w:rFonts w:ascii="Times New Roman" w:eastAsia="Times New Roman" w:hAnsi="Times New Roman" w:cs="Times New Roman"/>
          <w:sz w:val="24"/>
          <w:szCs w:val="24"/>
        </w:rPr>
        <w:t xml:space="preserve">, </w:t>
      </w:r>
      <w:r w:rsidR="004B5BB6" w:rsidRPr="1E46AA6C">
        <w:rPr>
          <w:rFonts w:ascii="Times New Roman" w:eastAsia="Times New Roman" w:hAnsi="Times New Roman" w:cs="Times New Roman"/>
          <w:sz w:val="24"/>
          <w:szCs w:val="24"/>
        </w:rPr>
        <w:t>Americans</w:t>
      </w:r>
      <w:r w:rsidR="002B0DD0" w:rsidRPr="1E46AA6C">
        <w:rPr>
          <w:rFonts w:ascii="Times New Roman" w:eastAsia="Times New Roman" w:hAnsi="Times New Roman" w:cs="Times New Roman"/>
          <w:sz w:val="24"/>
          <w:szCs w:val="24"/>
        </w:rPr>
        <w:t xml:space="preserve"> began to see products manufactured in </w:t>
      </w:r>
      <w:r w:rsidR="004B5BB6" w:rsidRPr="1E46AA6C">
        <w:rPr>
          <w:rFonts w:ascii="Times New Roman" w:eastAsia="Times New Roman" w:hAnsi="Times New Roman" w:cs="Times New Roman"/>
          <w:sz w:val="24"/>
          <w:szCs w:val="24"/>
        </w:rPr>
        <w:t>Japan in a better light. Because of that</w:t>
      </w:r>
      <w:r w:rsidR="000B7D90" w:rsidRPr="1E46AA6C">
        <w:rPr>
          <w:rFonts w:ascii="Times New Roman" w:eastAsia="Times New Roman" w:hAnsi="Times New Roman" w:cs="Times New Roman"/>
          <w:sz w:val="24"/>
          <w:szCs w:val="24"/>
        </w:rPr>
        <w:t xml:space="preserve">, the company </w:t>
      </w:r>
      <w:r w:rsidR="000E083D" w:rsidRPr="1E46AA6C">
        <w:rPr>
          <w:rFonts w:ascii="Times New Roman" w:eastAsia="Times New Roman" w:hAnsi="Times New Roman" w:cs="Times New Roman"/>
          <w:sz w:val="24"/>
          <w:szCs w:val="24"/>
        </w:rPr>
        <w:t>could</w:t>
      </w:r>
      <w:r w:rsidR="000B7D90" w:rsidRPr="1E46AA6C">
        <w:rPr>
          <w:rFonts w:ascii="Times New Roman" w:eastAsia="Times New Roman" w:hAnsi="Times New Roman" w:cs="Times New Roman"/>
          <w:sz w:val="24"/>
          <w:szCs w:val="24"/>
        </w:rPr>
        <w:t xml:space="preserve"> hold tight to their higher price </w:t>
      </w:r>
      <w:r w:rsidR="000E083D" w:rsidRPr="1E46AA6C">
        <w:rPr>
          <w:rFonts w:ascii="Times New Roman" w:eastAsia="Times New Roman" w:hAnsi="Times New Roman" w:cs="Times New Roman"/>
          <w:sz w:val="24"/>
          <w:szCs w:val="24"/>
        </w:rPr>
        <w:t>compared</w:t>
      </w:r>
      <w:r w:rsidR="000B7D90" w:rsidRPr="1E46AA6C">
        <w:rPr>
          <w:rFonts w:ascii="Times New Roman" w:eastAsia="Times New Roman" w:hAnsi="Times New Roman" w:cs="Times New Roman"/>
          <w:sz w:val="24"/>
          <w:szCs w:val="24"/>
        </w:rPr>
        <w:t xml:space="preserve"> to other products in the </w:t>
      </w:r>
      <w:r w:rsidR="001704A0" w:rsidRPr="1E46AA6C">
        <w:rPr>
          <w:rFonts w:ascii="Times New Roman" w:eastAsia="Times New Roman" w:hAnsi="Times New Roman" w:cs="Times New Roman"/>
          <w:sz w:val="24"/>
          <w:szCs w:val="24"/>
        </w:rPr>
        <w:t>marketplace. In</w:t>
      </w:r>
      <w:r w:rsidR="00303454" w:rsidRPr="1E46AA6C">
        <w:rPr>
          <w:rFonts w:ascii="Times New Roman" w:eastAsia="Times New Roman" w:hAnsi="Times New Roman" w:cs="Times New Roman"/>
          <w:sz w:val="24"/>
          <w:szCs w:val="24"/>
        </w:rPr>
        <w:t xml:space="preserve"> the year 1968, Sony’s Trinitron color television was introduced and was a breakthrough in </w:t>
      </w:r>
      <w:r w:rsidR="001704A0" w:rsidRPr="1E46AA6C">
        <w:rPr>
          <w:rFonts w:ascii="Times New Roman" w:eastAsia="Times New Roman" w:hAnsi="Times New Roman" w:cs="Times New Roman"/>
          <w:sz w:val="24"/>
          <w:szCs w:val="24"/>
        </w:rPr>
        <w:t xml:space="preserve">the </w:t>
      </w:r>
      <w:r w:rsidR="00303454" w:rsidRPr="1E46AA6C">
        <w:rPr>
          <w:rFonts w:ascii="Times New Roman" w:eastAsia="Times New Roman" w:hAnsi="Times New Roman" w:cs="Times New Roman"/>
          <w:sz w:val="24"/>
          <w:szCs w:val="24"/>
        </w:rPr>
        <w:t>display technology sector</w:t>
      </w:r>
      <w:r w:rsidR="001704A0" w:rsidRPr="1E46AA6C">
        <w:rPr>
          <w:rFonts w:ascii="Times New Roman" w:eastAsia="Times New Roman" w:hAnsi="Times New Roman" w:cs="Times New Roman"/>
          <w:sz w:val="24"/>
          <w:szCs w:val="24"/>
        </w:rPr>
        <w:t xml:space="preserve"> which featured a flat-screen and advanced color </w:t>
      </w:r>
      <w:r w:rsidR="00A552C7" w:rsidRPr="1E46AA6C">
        <w:rPr>
          <w:rFonts w:ascii="Times New Roman" w:eastAsia="Times New Roman" w:hAnsi="Times New Roman" w:cs="Times New Roman"/>
          <w:sz w:val="24"/>
          <w:szCs w:val="24"/>
        </w:rPr>
        <w:t>reprod</w:t>
      </w:r>
      <w:r w:rsidR="001704A0" w:rsidRPr="1E46AA6C">
        <w:rPr>
          <w:rFonts w:ascii="Times New Roman" w:eastAsia="Times New Roman" w:hAnsi="Times New Roman" w:cs="Times New Roman"/>
          <w:sz w:val="24"/>
          <w:szCs w:val="24"/>
        </w:rPr>
        <w:t>uction</w:t>
      </w:r>
      <w:r w:rsidR="00A552C7" w:rsidRPr="1E46AA6C">
        <w:rPr>
          <w:rFonts w:ascii="Times New Roman" w:eastAsia="Times New Roman" w:hAnsi="Times New Roman" w:cs="Times New Roman"/>
          <w:sz w:val="24"/>
          <w:szCs w:val="24"/>
        </w:rPr>
        <w:t>. Due to this, Sony has set new standards in the TV industry and established Sony as a leader in consumer electronics.</w:t>
      </w:r>
      <w:r w:rsidR="009E489D" w:rsidRPr="1E46AA6C">
        <w:rPr>
          <w:rFonts w:ascii="Times New Roman" w:eastAsia="Times New Roman" w:hAnsi="Times New Roman" w:cs="Times New Roman"/>
          <w:sz w:val="24"/>
          <w:szCs w:val="24"/>
        </w:rPr>
        <w:t xml:space="preserve"> </w:t>
      </w:r>
      <w:r w:rsidR="00913585" w:rsidRPr="1E46AA6C">
        <w:rPr>
          <w:rFonts w:ascii="Times New Roman" w:eastAsia="Times New Roman" w:hAnsi="Times New Roman" w:cs="Times New Roman"/>
          <w:sz w:val="24"/>
          <w:szCs w:val="24"/>
        </w:rPr>
        <w:t xml:space="preserve">In the year </w:t>
      </w:r>
      <w:r w:rsidR="00EC2C30" w:rsidRPr="1E46AA6C">
        <w:rPr>
          <w:rFonts w:ascii="Times New Roman" w:eastAsia="Times New Roman" w:hAnsi="Times New Roman" w:cs="Times New Roman"/>
          <w:sz w:val="24"/>
          <w:szCs w:val="24"/>
        </w:rPr>
        <w:t xml:space="preserve">1971, Ibuka stood down as president </w:t>
      </w:r>
      <w:r w:rsidR="000E083D" w:rsidRPr="1E46AA6C">
        <w:rPr>
          <w:rFonts w:ascii="Times New Roman" w:eastAsia="Times New Roman" w:hAnsi="Times New Roman" w:cs="Times New Roman"/>
          <w:sz w:val="24"/>
          <w:szCs w:val="24"/>
        </w:rPr>
        <w:t>and</w:t>
      </w:r>
      <w:r w:rsidR="00EC2C30" w:rsidRPr="1E46AA6C">
        <w:rPr>
          <w:rFonts w:ascii="Times New Roman" w:eastAsia="Times New Roman" w:hAnsi="Times New Roman" w:cs="Times New Roman"/>
          <w:sz w:val="24"/>
          <w:szCs w:val="24"/>
        </w:rPr>
        <w:t xml:space="preserve"> handled the position over to his co-founder Morita</w:t>
      </w:r>
      <w:r w:rsidR="009E52C4" w:rsidRPr="1E46AA6C">
        <w:rPr>
          <w:rFonts w:ascii="Times New Roman" w:eastAsia="Times New Roman" w:hAnsi="Times New Roman" w:cs="Times New Roman"/>
          <w:sz w:val="24"/>
          <w:szCs w:val="24"/>
        </w:rPr>
        <w:t xml:space="preserve"> and Sony broke into </w:t>
      </w:r>
      <w:r w:rsidR="000E083D" w:rsidRPr="1E46AA6C">
        <w:rPr>
          <w:rFonts w:ascii="Times New Roman" w:eastAsia="Times New Roman" w:hAnsi="Times New Roman" w:cs="Times New Roman"/>
          <w:sz w:val="24"/>
          <w:szCs w:val="24"/>
        </w:rPr>
        <w:t xml:space="preserve">the </w:t>
      </w:r>
      <w:r w:rsidR="009E52C4" w:rsidRPr="1E46AA6C">
        <w:rPr>
          <w:rFonts w:ascii="Times New Roman" w:eastAsia="Times New Roman" w:hAnsi="Times New Roman" w:cs="Times New Roman"/>
          <w:sz w:val="24"/>
          <w:szCs w:val="24"/>
        </w:rPr>
        <w:t>life insurance market in 1979.</w:t>
      </w:r>
    </w:p>
    <w:p w14:paraId="062E45B0" w14:textId="2BCA2BCD" w:rsidR="00A655B5" w:rsidRDefault="00F83AAD"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lastRenderedPageBreak/>
        <w:t>In the year 1979, that’s when the well-known Walkman</w:t>
      </w:r>
      <w:r w:rsidR="00B6756B" w:rsidRPr="1E46AA6C">
        <w:rPr>
          <w:rFonts w:ascii="Times New Roman" w:eastAsia="Times New Roman" w:hAnsi="Times New Roman" w:cs="Times New Roman"/>
          <w:sz w:val="24"/>
          <w:szCs w:val="24"/>
        </w:rPr>
        <w:t xml:space="preserve"> (TPS-L2)</w:t>
      </w:r>
      <w:r w:rsidRPr="1E46AA6C">
        <w:rPr>
          <w:rFonts w:ascii="Times New Roman" w:eastAsia="Times New Roman" w:hAnsi="Times New Roman" w:cs="Times New Roman"/>
          <w:sz w:val="24"/>
          <w:szCs w:val="24"/>
        </w:rPr>
        <w:t xml:space="preserve"> was launched</w:t>
      </w:r>
      <w:r w:rsidR="000E083D" w:rsidRPr="1E46AA6C">
        <w:rPr>
          <w:rFonts w:ascii="Times New Roman" w:eastAsia="Times New Roman" w:hAnsi="Times New Roman" w:cs="Times New Roman"/>
          <w:sz w:val="24"/>
          <w:szCs w:val="24"/>
        </w:rPr>
        <w:t>,</w:t>
      </w:r>
      <w:r w:rsidRPr="1E46AA6C">
        <w:rPr>
          <w:rFonts w:ascii="Times New Roman" w:eastAsia="Times New Roman" w:hAnsi="Times New Roman" w:cs="Times New Roman"/>
          <w:sz w:val="24"/>
          <w:szCs w:val="24"/>
        </w:rPr>
        <w:t xml:space="preserve"> and it transformed how people experienced music.</w:t>
      </w:r>
      <w:r w:rsidR="000227D3" w:rsidRPr="1E46AA6C">
        <w:rPr>
          <w:rFonts w:ascii="Times New Roman" w:eastAsia="Times New Roman" w:hAnsi="Times New Roman" w:cs="Times New Roman"/>
          <w:sz w:val="24"/>
          <w:szCs w:val="24"/>
        </w:rPr>
        <w:t xml:space="preserve"> The initial idea why Walkman was created </w:t>
      </w:r>
      <w:r w:rsidR="00EC37EE" w:rsidRPr="1E46AA6C">
        <w:rPr>
          <w:rFonts w:ascii="Times New Roman" w:eastAsia="Times New Roman" w:hAnsi="Times New Roman" w:cs="Times New Roman"/>
          <w:sz w:val="24"/>
          <w:szCs w:val="24"/>
        </w:rPr>
        <w:t xml:space="preserve">was </w:t>
      </w:r>
      <w:r w:rsidR="000227D3" w:rsidRPr="1E46AA6C">
        <w:rPr>
          <w:rFonts w:ascii="Times New Roman" w:eastAsia="Times New Roman" w:hAnsi="Times New Roman" w:cs="Times New Roman"/>
          <w:sz w:val="24"/>
          <w:szCs w:val="24"/>
        </w:rPr>
        <w:t xml:space="preserve">because </w:t>
      </w:r>
      <w:r w:rsidR="00EC37EE" w:rsidRPr="1E46AA6C">
        <w:rPr>
          <w:rFonts w:ascii="Times New Roman" w:eastAsia="Times New Roman" w:hAnsi="Times New Roman" w:cs="Times New Roman"/>
          <w:sz w:val="24"/>
          <w:szCs w:val="24"/>
        </w:rPr>
        <w:t xml:space="preserve">Akio Morita </w:t>
      </w:r>
      <w:r w:rsidR="000227D3" w:rsidRPr="1E46AA6C">
        <w:rPr>
          <w:rFonts w:ascii="Times New Roman" w:eastAsia="Times New Roman" w:hAnsi="Times New Roman" w:cs="Times New Roman"/>
          <w:sz w:val="24"/>
          <w:szCs w:val="24"/>
        </w:rPr>
        <w:t>wanted to be able to listen to music while on long flights</w:t>
      </w:r>
      <w:r w:rsidR="00B6756B" w:rsidRPr="1E46AA6C">
        <w:rPr>
          <w:rFonts w:ascii="Times New Roman" w:eastAsia="Times New Roman" w:hAnsi="Times New Roman" w:cs="Times New Roman"/>
          <w:sz w:val="24"/>
          <w:szCs w:val="24"/>
        </w:rPr>
        <w:t>.</w:t>
      </w:r>
      <w:r w:rsidR="000943F5" w:rsidRPr="1E46AA6C">
        <w:rPr>
          <w:rFonts w:ascii="Times New Roman" w:eastAsia="Times New Roman" w:hAnsi="Times New Roman" w:cs="Times New Roman"/>
          <w:sz w:val="24"/>
          <w:szCs w:val="24"/>
        </w:rPr>
        <w:t xml:space="preserve"> Walkman is a portable cassette player that allows </w:t>
      </w:r>
      <w:r w:rsidR="00EC37EE" w:rsidRPr="1E46AA6C">
        <w:rPr>
          <w:rFonts w:ascii="Times New Roman" w:eastAsia="Times New Roman" w:hAnsi="Times New Roman" w:cs="Times New Roman"/>
          <w:sz w:val="24"/>
          <w:szCs w:val="24"/>
        </w:rPr>
        <w:t>users</w:t>
      </w:r>
      <w:r w:rsidR="000943F5" w:rsidRPr="1E46AA6C">
        <w:rPr>
          <w:rFonts w:ascii="Times New Roman" w:eastAsia="Times New Roman" w:hAnsi="Times New Roman" w:cs="Times New Roman"/>
          <w:sz w:val="24"/>
          <w:szCs w:val="24"/>
        </w:rPr>
        <w:t xml:space="preserve"> to walk while carrying </w:t>
      </w:r>
      <w:r w:rsidR="00126C8C" w:rsidRPr="1E46AA6C">
        <w:rPr>
          <w:rFonts w:ascii="Times New Roman" w:eastAsia="Times New Roman" w:hAnsi="Times New Roman" w:cs="Times New Roman"/>
          <w:sz w:val="24"/>
          <w:szCs w:val="24"/>
        </w:rPr>
        <w:t>their music.</w:t>
      </w:r>
      <w:r w:rsidR="002A4F25" w:rsidRPr="1E46AA6C">
        <w:rPr>
          <w:rFonts w:ascii="Times New Roman" w:eastAsia="Times New Roman" w:hAnsi="Times New Roman" w:cs="Times New Roman"/>
          <w:sz w:val="24"/>
          <w:szCs w:val="24"/>
        </w:rPr>
        <w:t xml:space="preserve"> </w:t>
      </w:r>
      <w:r w:rsidR="00FC043B" w:rsidRPr="1E46AA6C">
        <w:rPr>
          <w:rFonts w:ascii="Times New Roman" w:eastAsia="Times New Roman" w:hAnsi="Times New Roman" w:cs="Times New Roman"/>
          <w:sz w:val="24"/>
          <w:szCs w:val="24"/>
        </w:rPr>
        <w:t xml:space="preserve">Sony has also </w:t>
      </w:r>
      <w:r w:rsidR="00691E36" w:rsidRPr="1E46AA6C">
        <w:rPr>
          <w:rFonts w:ascii="Times New Roman" w:eastAsia="Times New Roman" w:hAnsi="Times New Roman" w:cs="Times New Roman"/>
          <w:sz w:val="24"/>
          <w:szCs w:val="24"/>
        </w:rPr>
        <w:t>entered</w:t>
      </w:r>
      <w:r w:rsidR="00FC043B" w:rsidRPr="1E46AA6C">
        <w:rPr>
          <w:rFonts w:ascii="Times New Roman" w:eastAsia="Times New Roman" w:hAnsi="Times New Roman" w:cs="Times New Roman"/>
          <w:sz w:val="24"/>
          <w:szCs w:val="24"/>
        </w:rPr>
        <w:t xml:space="preserve"> both </w:t>
      </w:r>
      <w:r w:rsidR="00691E36" w:rsidRPr="1E46AA6C">
        <w:rPr>
          <w:rFonts w:ascii="Times New Roman" w:eastAsia="Times New Roman" w:hAnsi="Times New Roman" w:cs="Times New Roman"/>
          <w:sz w:val="24"/>
          <w:szCs w:val="24"/>
        </w:rPr>
        <w:t xml:space="preserve">the </w:t>
      </w:r>
      <w:r w:rsidR="00FC043B" w:rsidRPr="1E46AA6C">
        <w:rPr>
          <w:rFonts w:ascii="Times New Roman" w:eastAsia="Times New Roman" w:hAnsi="Times New Roman" w:cs="Times New Roman"/>
          <w:sz w:val="24"/>
          <w:szCs w:val="24"/>
        </w:rPr>
        <w:t xml:space="preserve">entertainment and music </w:t>
      </w:r>
      <w:r w:rsidR="00475AED" w:rsidRPr="1E46AA6C">
        <w:rPr>
          <w:rFonts w:ascii="Times New Roman" w:eastAsia="Times New Roman" w:hAnsi="Times New Roman" w:cs="Times New Roman"/>
          <w:sz w:val="24"/>
          <w:szCs w:val="24"/>
        </w:rPr>
        <w:t xml:space="preserve">industry. This </w:t>
      </w:r>
      <w:r w:rsidR="000E083D" w:rsidRPr="1E46AA6C">
        <w:rPr>
          <w:rFonts w:ascii="Times New Roman" w:eastAsia="Times New Roman" w:hAnsi="Times New Roman" w:cs="Times New Roman"/>
          <w:sz w:val="24"/>
          <w:szCs w:val="24"/>
        </w:rPr>
        <w:t>led</w:t>
      </w:r>
      <w:r w:rsidR="00475AED" w:rsidRPr="1E46AA6C">
        <w:rPr>
          <w:rFonts w:ascii="Times New Roman" w:eastAsia="Times New Roman" w:hAnsi="Times New Roman" w:cs="Times New Roman"/>
          <w:sz w:val="24"/>
          <w:szCs w:val="24"/>
        </w:rPr>
        <w:t xml:space="preserve"> to </w:t>
      </w:r>
      <w:r w:rsidR="00691E36" w:rsidRPr="1E46AA6C">
        <w:rPr>
          <w:rFonts w:ascii="Times New Roman" w:eastAsia="Times New Roman" w:hAnsi="Times New Roman" w:cs="Times New Roman"/>
          <w:sz w:val="24"/>
          <w:szCs w:val="24"/>
        </w:rPr>
        <w:t>the formation of Sony Pictures Entertainment and control over a vast catalog of artists and tracks in the music industry.</w:t>
      </w:r>
    </w:p>
    <w:p w14:paraId="73469C4E" w14:textId="26F19FD1" w:rsidR="00691E36" w:rsidRDefault="00BC7ED3"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In the </w:t>
      </w:r>
      <w:r w:rsidR="008A384F" w:rsidRPr="1E46AA6C">
        <w:rPr>
          <w:rFonts w:ascii="Times New Roman" w:eastAsia="Times New Roman" w:hAnsi="Times New Roman" w:cs="Times New Roman"/>
          <w:sz w:val="24"/>
          <w:szCs w:val="24"/>
        </w:rPr>
        <w:t>late 1980s, Sony began collaborating with Nintendo</w:t>
      </w:r>
      <w:r w:rsidR="006311CE" w:rsidRPr="1E46AA6C">
        <w:rPr>
          <w:rFonts w:ascii="Times New Roman" w:eastAsia="Times New Roman" w:hAnsi="Times New Roman" w:cs="Times New Roman"/>
          <w:sz w:val="24"/>
          <w:szCs w:val="24"/>
        </w:rPr>
        <w:t xml:space="preserve"> on a CD-ROM add-on for Super </w:t>
      </w:r>
      <w:r w:rsidR="00990C0A" w:rsidRPr="1E46AA6C">
        <w:rPr>
          <w:rFonts w:ascii="Times New Roman" w:eastAsia="Times New Roman" w:hAnsi="Times New Roman" w:cs="Times New Roman"/>
          <w:sz w:val="24"/>
          <w:szCs w:val="24"/>
        </w:rPr>
        <w:t>Nintendo</w:t>
      </w:r>
      <w:r w:rsidR="006311CE" w:rsidRPr="1E46AA6C">
        <w:rPr>
          <w:rFonts w:ascii="Times New Roman" w:eastAsia="Times New Roman" w:hAnsi="Times New Roman" w:cs="Times New Roman"/>
          <w:sz w:val="24"/>
          <w:szCs w:val="24"/>
        </w:rPr>
        <w:t xml:space="preserve"> Entertainment </w:t>
      </w:r>
      <w:r w:rsidR="00990C0A" w:rsidRPr="1E46AA6C">
        <w:rPr>
          <w:rFonts w:ascii="Times New Roman" w:eastAsia="Times New Roman" w:hAnsi="Times New Roman" w:cs="Times New Roman"/>
          <w:sz w:val="24"/>
          <w:szCs w:val="24"/>
        </w:rPr>
        <w:t>System.</w:t>
      </w:r>
      <w:r w:rsidR="00F02485" w:rsidRPr="1E46AA6C">
        <w:rPr>
          <w:rFonts w:ascii="Times New Roman" w:eastAsia="Times New Roman" w:hAnsi="Times New Roman" w:cs="Times New Roman"/>
          <w:sz w:val="24"/>
          <w:szCs w:val="24"/>
        </w:rPr>
        <w:t xml:space="preserve"> </w:t>
      </w:r>
      <w:r w:rsidR="00990C0A" w:rsidRPr="1E46AA6C">
        <w:rPr>
          <w:rFonts w:ascii="Times New Roman" w:eastAsia="Times New Roman" w:hAnsi="Times New Roman" w:cs="Times New Roman"/>
          <w:sz w:val="24"/>
          <w:szCs w:val="24"/>
        </w:rPr>
        <w:t>However</w:t>
      </w:r>
      <w:r w:rsidR="00F02485" w:rsidRPr="1E46AA6C">
        <w:rPr>
          <w:rFonts w:ascii="Times New Roman" w:eastAsia="Times New Roman" w:hAnsi="Times New Roman" w:cs="Times New Roman"/>
          <w:sz w:val="24"/>
          <w:szCs w:val="24"/>
        </w:rPr>
        <w:t>, the collaboration faile</w:t>
      </w:r>
      <w:r w:rsidR="00267CDC" w:rsidRPr="1E46AA6C">
        <w:rPr>
          <w:rFonts w:ascii="Times New Roman" w:eastAsia="Times New Roman" w:hAnsi="Times New Roman" w:cs="Times New Roman"/>
          <w:sz w:val="24"/>
          <w:szCs w:val="24"/>
        </w:rPr>
        <w:t>d</w:t>
      </w:r>
      <w:r w:rsidR="006B63C9" w:rsidRPr="1E46AA6C">
        <w:rPr>
          <w:rFonts w:ascii="Times New Roman" w:eastAsia="Times New Roman" w:hAnsi="Times New Roman" w:cs="Times New Roman"/>
          <w:sz w:val="24"/>
          <w:szCs w:val="24"/>
        </w:rPr>
        <w:t>,</w:t>
      </w:r>
      <w:r w:rsidR="00267CDC" w:rsidRPr="1E46AA6C">
        <w:rPr>
          <w:rFonts w:ascii="Times New Roman" w:eastAsia="Times New Roman" w:hAnsi="Times New Roman" w:cs="Times New Roman"/>
          <w:sz w:val="24"/>
          <w:szCs w:val="24"/>
        </w:rPr>
        <w:t xml:space="preserve"> and Sony </w:t>
      </w:r>
      <w:r w:rsidR="000E083D" w:rsidRPr="1E46AA6C">
        <w:rPr>
          <w:rFonts w:ascii="Times New Roman" w:eastAsia="Times New Roman" w:hAnsi="Times New Roman" w:cs="Times New Roman"/>
          <w:sz w:val="24"/>
          <w:szCs w:val="24"/>
        </w:rPr>
        <w:t>decided</w:t>
      </w:r>
      <w:r w:rsidR="00267CDC" w:rsidRPr="1E46AA6C">
        <w:rPr>
          <w:rFonts w:ascii="Times New Roman" w:eastAsia="Times New Roman" w:hAnsi="Times New Roman" w:cs="Times New Roman"/>
          <w:sz w:val="24"/>
          <w:szCs w:val="24"/>
        </w:rPr>
        <w:t xml:space="preserve"> to market its console</w:t>
      </w:r>
      <w:r w:rsidR="0074249D" w:rsidRPr="1E46AA6C">
        <w:rPr>
          <w:rFonts w:ascii="Times New Roman" w:eastAsia="Times New Roman" w:hAnsi="Times New Roman" w:cs="Times New Roman"/>
          <w:sz w:val="24"/>
          <w:szCs w:val="24"/>
        </w:rPr>
        <w:t xml:space="preserve"> which </w:t>
      </w:r>
      <w:r w:rsidR="006B63C9" w:rsidRPr="1E46AA6C">
        <w:rPr>
          <w:rFonts w:ascii="Times New Roman" w:eastAsia="Times New Roman" w:hAnsi="Times New Roman" w:cs="Times New Roman"/>
          <w:sz w:val="24"/>
          <w:szCs w:val="24"/>
        </w:rPr>
        <w:t>led</w:t>
      </w:r>
      <w:r w:rsidR="0074249D" w:rsidRPr="1E46AA6C">
        <w:rPr>
          <w:rFonts w:ascii="Times New Roman" w:eastAsia="Times New Roman" w:hAnsi="Times New Roman" w:cs="Times New Roman"/>
          <w:sz w:val="24"/>
          <w:szCs w:val="24"/>
        </w:rPr>
        <w:t xml:space="preserve"> to the development of PlayStation.</w:t>
      </w:r>
      <w:r w:rsidR="00AE2B49" w:rsidRPr="1E46AA6C">
        <w:rPr>
          <w:rFonts w:ascii="Times New Roman" w:eastAsia="Times New Roman" w:hAnsi="Times New Roman" w:cs="Times New Roman"/>
          <w:sz w:val="24"/>
          <w:szCs w:val="24"/>
        </w:rPr>
        <w:t xml:space="preserve"> </w:t>
      </w:r>
    </w:p>
    <w:p w14:paraId="25A99719" w14:textId="3B23BF33" w:rsidR="00645A4B" w:rsidRDefault="00AE2B49"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On December 3</w:t>
      </w:r>
      <w:r w:rsidRPr="1E46AA6C">
        <w:rPr>
          <w:rFonts w:ascii="Times New Roman" w:eastAsia="Times New Roman" w:hAnsi="Times New Roman" w:cs="Times New Roman"/>
          <w:sz w:val="24"/>
          <w:szCs w:val="24"/>
          <w:vertAlign w:val="superscript"/>
        </w:rPr>
        <w:t>rd</w:t>
      </w:r>
      <w:r w:rsidRPr="1E46AA6C">
        <w:rPr>
          <w:rFonts w:ascii="Times New Roman" w:eastAsia="Times New Roman" w:hAnsi="Times New Roman" w:cs="Times New Roman"/>
          <w:sz w:val="24"/>
          <w:szCs w:val="24"/>
        </w:rPr>
        <w:t>, 1994</w:t>
      </w:r>
      <w:r w:rsidR="00011A94" w:rsidRPr="1E46AA6C">
        <w:rPr>
          <w:rFonts w:ascii="Times New Roman" w:eastAsia="Times New Roman" w:hAnsi="Times New Roman" w:cs="Times New Roman"/>
          <w:sz w:val="24"/>
          <w:szCs w:val="24"/>
        </w:rPr>
        <w:t>.</w:t>
      </w:r>
      <w:r w:rsidRPr="1E46AA6C">
        <w:rPr>
          <w:rFonts w:ascii="Times New Roman" w:eastAsia="Times New Roman" w:hAnsi="Times New Roman" w:cs="Times New Roman"/>
          <w:sz w:val="24"/>
          <w:szCs w:val="24"/>
        </w:rPr>
        <w:t xml:space="preserve"> Sony has decided to release a </w:t>
      </w:r>
      <w:r w:rsidR="00AF3978" w:rsidRPr="1E46AA6C">
        <w:rPr>
          <w:rFonts w:ascii="Times New Roman" w:eastAsia="Times New Roman" w:hAnsi="Times New Roman" w:cs="Times New Roman"/>
          <w:sz w:val="24"/>
          <w:szCs w:val="24"/>
        </w:rPr>
        <w:t>console called “</w:t>
      </w:r>
      <w:r w:rsidR="00C87316" w:rsidRPr="1E46AA6C">
        <w:rPr>
          <w:rFonts w:ascii="Times New Roman" w:eastAsia="Times New Roman" w:hAnsi="Times New Roman" w:cs="Times New Roman"/>
          <w:sz w:val="24"/>
          <w:szCs w:val="24"/>
        </w:rPr>
        <w:t>PlayStation</w:t>
      </w:r>
      <w:r w:rsidR="00AF3978" w:rsidRPr="1E46AA6C">
        <w:rPr>
          <w:rFonts w:ascii="Times New Roman" w:eastAsia="Times New Roman" w:hAnsi="Times New Roman" w:cs="Times New Roman"/>
          <w:sz w:val="24"/>
          <w:szCs w:val="24"/>
        </w:rPr>
        <w:t xml:space="preserve">” which sells for </w:t>
      </w:r>
      <w:r w:rsidR="00F83CE7" w:rsidRPr="1E46AA6C">
        <w:rPr>
          <w:rFonts w:ascii="Times New Roman" w:eastAsia="Times New Roman" w:hAnsi="Times New Roman" w:cs="Times New Roman"/>
          <w:sz w:val="24"/>
          <w:szCs w:val="24"/>
        </w:rPr>
        <w:t xml:space="preserve">$299 on release. </w:t>
      </w:r>
      <w:r w:rsidR="007E72C3" w:rsidRPr="1E46AA6C">
        <w:rPr>
          <w:rFonts w:ascii="Times New Roman" w:eastAsia="Times New Roman" w:hAnsi="Times New Roman" w:cs="Times New Roman"/>
          <w:sz w:val="24"/>
          <w:szCs w:val="24"/>
        </w:rPr>
        <w:t>It</w:t>
      </w:r>
      <w:r w:rsidR="007313BE" w:rsidRPr="1E46AA6C">
        <w:rPr>
          <w:rFonts w:ascii="Times New Roman" w:eastAsia="Times New Roman" w:hAnsi="Times New Roman" w:cs="Times New Roman"/>
          <w:sz w:val="24"/>
          <w:szCs w:val="24"/>
        </w:rPr>
        <w:t xml:space="preserve"> was a huge success as it </w:t>
      </w:r>
      <w:r w:rsidR="000E083D" w:rsidRPr="1E46AA6C">
        <w:rPr>
          <w:rFonts w:ascii="Times New Roman" w:eastAsia="Times New Roman" w:hAnsi="Times New Roman" w:cs="Times New Roman"/>
          <w:sz w:val="24"/>
          <w:szCs w:val="24"/>
        </w:rPr>
        <w:t>sold</w:t>
      </w:r>
      <w:r w:rsidR="007313BE" w:rsidRPr="1E46AA6C">
        <w:rPr>
          <w:rFonts w:ascii="Times New Roman" w:eastAsia="Times New Roman" w:hAnsi="Times New Roman" w:cs="Times New Roman"/>
          <w:sz w:val="24"/>
          <w:szCs w:val="24"/>
        </w:rPr>
        <w:t xml:space="preserve"> over 36 million units and it was out of expectations</w:t>
      </w:r>
      <w:r w:rsidR="00421D94" w:rsidRPr="1E46AA6C">
        <w:rPr>
          <w:rFonts w:ascii="Times New Roman" w:eastAsia="Times New Roman" w:hAnsi="Times New Roman" w:cs="Times New Roman"/>
          <w:sz w:val="24"/>
          <w:szCs w:val="24"/>
        </w:rPr>
        <w:t xml:space="preserve"> to the point that players </w:t>
      </w:r>
      <w:r w:rsidR="00EC2E3D">
        <w:rPr>
          <w:rFonts w:ascii="Times New Roman" w:eastAsia="Times New Roman" w:hAnsi="Times New Roman" w:cs="Times New Roman"/>
          <w:sz w:val="24"/>
          <w:szCs w:val="24"/>
        </w:rPr>
        <w:t xml:space="preserve">were </w:t>
      </w:r>
      <w:r w:rsidR="00421D94" w:rsidRPr="1E46AA6C">
        <w:rPr>
          <w:rFonts w:ascii="Times New Roman" w:eastAsia="Times New Roman" w:hAnsi="Times New Roman" w:cs="Times New Roman"/>
          <w:sz w:val="24"/>
          <w:szCs w:val="24"/>
        </w:rPr>
        <w:t>lining up outside stores and retailers ruining out</w:t>
      </w:r>
      <w:r w:rsidR="000E083D" w:rsidRPr="1E46AA6C">
        <w:rPr>
          <w:rFonts w:ascii="Times New Roman" w:eastAsia="Times New Roman" w:hAnsi="Times New Roman" w:cs="Times New Roman"/>
          <w:sz w:val="24"/>
          <w:szCs w:val="24"/>
        </w:rPr>
        <w:t>-</w:t>
      </w:r>
      <w:r w:rsidR="00421D94" w:rsidRPr="1E46AA6C">
        <w:rPr>
          <w:rFonts w:ascii="Times New Roman" w:eastAsia="Times New Roman" w:hAnsi="Times New Roman" w:cs="Times New Roman"/>
          <w:sz w:val="24"/>
          <w:szCs w:val="24"/>
        </w:rPr>
        <w:t>of</w:t>
      </w:r>
      <w:r w:rsidR="000E083D" w:rsidRPr="1E46AA6C">
        <w:rPr>
          <w:rFonts w:ascii="Times New Roman" w:eastAsia="Times New Roman" w:hAnsi="Times New Roman" w:cs="Times New Roman"/>
          <w:sz w:val="24"/>
          <w:szCs w:val="24"/>
        </w:rPr>
        <w:t>-</w:t>
      </w:r>
      <w:r w:rsidR="00421D94" w:rsidRPr="1E46AA6C">
        <w:rPr>
          <w:rFonts w:ascii="Times New Roman" w:eastAsia="Times New Roman" w:hAnsi="Times New Roman" w:cs="Times New Roman"/>
          <w:sz w:val="24"/>
          <w:szCs w:val="24"/>
        </w:rPr>
        <w:t>stock daily</w:t>
      </w:r>
      <w:r w:rsidR="006B63C9" w:rsidRPr="1E46AA6C">
        <w:rPr>
          <w:rFonts w:ascii="Times New Roman" w:eastAsia="Times New Roman" w:hAnsi="Times New Roman" w:cs="Times New Roman"/>
          <w:sz w:val="24"/>
          <w:szCs w:val="24"/>
        </w:rPr>
        <w:t>.</w:t>
      </w:r>
      <w:r w:rsidR="007313BE" w:rsidRPr="1E46AA6C">
        <w:rPr>
          <w:rFonts w:ascii="Times New Roman" w:eastAsia="Times New Roman" w:hAnsi="Times New Roman" w:cs="Times New Roman"/>
          <w:sz w:val="24"/>
          <w:szCs w:val="24"/>
        </w:rPr>
        <w:t xml:space="preserve"> From this moment, </w:t>
      </w:r>
      <w:r w:rsidR="007E2ADD" w:rsidRPr="1E46AA6C">
        <w:rPr>
          <w:rFonts w:ascii="Times New Roman" w:eastAsia="Times New Roman" w:hAnsi="Times New Roman" w:cs="Times New Roman"/>
          <w:sz w:val="24"/>
          <w:szCs w:val="24"/>
        </w:rPr>
        <w:t xml:space="preserve">it was the official start of </w:t>
      </w:r>
      <w:r w:rsidR="000E083D" w:rsidRPr="1E46AA6C">
        <w:rPr>
          <w:rFonts w:ascii="Times New Roman" w:eastAsia="Times New Roman" w:hAnsi="Times New Roman" w:cs="Times New Roman"/>
          <w:sz w:val="24"/>
          <w:szCs w:val="24"/>
        </w:rPr>
        <w:t xml:space="preserve">the </w:t>
      </w:r>
      <w:r w:rsidR="00421D94" w:rsidRPr="1E46AA6C">
        <w:rPr>
          <w:rFonts w:ascii="Times New Roman" w:eastAsia="Times New Roman" w:hAnsi="Times New Roman" w:cs="Times New Roman"/>
          <w:sz w:val="24"/>
          <w:szCs w:val="24"/>
        </w:rPr>
        <w:t>PlayStation</w:t>
      </w:r>
      <w:r w:rsidR="007E2ADD" w:rsidRPr="1E46AA6C">
        <w:rPr>
          <w:rFonts w:ascii="Times New Roman" w:eastAsia="Times New Roman" w:hAnsi="Times New Roman" w:cs="Times New Roman"/>
          <w:sz w:val="24"/>
          <w:szCs w:val="24"/>
        </w:rPr>
        <w:t xml:space="preserve"> lineup.</w:t>
      </w:r>
      <w:r w:rsidR="00421D94" w:rsidRPr="1E46AA6C">
        <w:rPr>
          <w:rFonts w:ascii="Times New Roman" w:eastAsia="Times New Roman" w:hAnsi="Times New Roman" w:cs="Times New Roman"/>
          <w:sz w:val="24"/>
          <w:szCs w:val="24"/>
        </w:rPr>
        <w:t xml:space="preserve"> </w:t>
      </w:r>
      <w:r w:rsidR="00D80594" w:rsidRPr="1E46AA6C">
        <w:rPr>
          <w:rFonts w:ascii="Times New Roman" w:eastAsia="Times New Roman" w:hAnsi="Times New Roman" w:cs="Times New Roman"/>
          <w:sz w:val="24"/>
          <w:szCs w:val="24"/>
        </w:rPr>
        <w:t xml:space="preserve">Many third-party developers would </w:t>
      </w:r>
      <w:r w:rsidR="00EC2E3D">
        <w:rPr>
          <w:rFonts w:ascii="Times New Roman" w:eastAsia="Times New Roman" w:hAnsi="Times New Roman" w:cs="Times New Roman"/>
          <w:sz w:val="24"/>
          <w:szCs w:val="24"/>
        </w:rPr>
        <w:t>switch from</w:t>
      </w:r>
      <w:r w:rsidR="00D80594" w:rsidRPr="1E46AA6C">
        <w:rPr>
          <w:rFonts w:ascii="Times New Roman" w:eastAsia="Times New Roman" w:hAnsi="Times New Roman" w:cs="Times New Roman"/>
          <w:sz w:val="24"/>
          <w:szCs w:val="24"/>
        </w:rPr>
        <w:t xml:space="preserve"> companies such as </w:t>
      </w:r>
      <w:r w:rsidR="000E083D" w:rsidRPr="1E46AA6C">
        <w:rPr>
          <w:rFonts w:ascii="Times New Roman" w:eastAsia="Times New Roman" w:hAnsi="Times New Roman" w:cs="Times New Roman"/>
          <w:sz w:val="24"/>
          <w:szCs w:val="24"/>
        </w:rPr>
        <w:t>Nintendo</w:t>
      </w:r>
      <w:r w:rsidR="00D80594" w:rsidRPr="1E46AA6C">
        <w:rPr>
          <w:rFonts w:ascii="Times New Roman" w:eastAsia="Times New Roman" w:hAnsi="Times New Roman" w:cs="Times New Roman"/>
          <w:sz w:val="24"/>
          <w:szCs w:val="24"/>
        </w:rPr>
        <w:t xml:space="preserve"> and Sega and move towards Sony due to its popularity </w:t>
      </w:r>
      <w:r w:rsidR="00655B5F" w:rsidRPr="1E46AA6C">
        <w:rPr>
          <w:rFonts w:ascii="Times New Roman" w:eastAsia="Times New Roman" w:hAnsi="Times New Roman" w:cs="Times New Roman"/>
          <w:sz w:val="24"/>
          <w:szCs w:val="24"/>
        </w:rPr>
        <w:t>and technical capabilities</w:t>
      </w:r>
      <w:r w:rsidR="00751ECB" w:rsidRPr="1E46AA6C">
        <w:rPr>
          <w:rFonts w:ascii="Times New Roman" w:eastAsia="Times New Roman" w:hAnsi="Times New Roman" w:cs="Times New Roman"/>
          <w:sz w:val="24"/>
          <w:szCs w:val="24"/>
        </w:rPr>
        <w:t xml:space="preserve"> as the </w:t>
      </w:r>
      <w:r w:rsidR="00920B1D" w:rsidRPr="1E46AA6C">
        <w:rPr>
          <w:rFonts w:ascii="Times New Roman" w:eastAsia="Times New Roman" w:hAnsi="Times New Roman" w:cs="Times New Roman"/>
          <w:sz w:val="24"/>
          <w:szCs w:val="24"/>
        </w:rPr>
        <w:t>storage capacity</w:t>
      </w:r>
      <w:r w:rsidR="00751ECB" w:rsidRPr="1E46AA6C">
        <w:rPr>
          <w:rFonts w:ascii="Times New Roman" w:eastAsia="Times New Roman" w:hAnsi="Times New Roman" w:cs="Times New Roman"/>
          <w:sz w:val="24"/>
          <w:szCs w:val="24"/>
        </w:rPr>
        <w:t xml:space="preserve"> of CD-ROM </w:t>
      </w:r>
      <w:r w:rsidR="000E083D" w:rsidRPr="1E46AA6C">
        <w:rPr>
          <w:rFonts w:ascii="Times New Roman" w:eastAsia="Times New Roman" w:hAnsi="Times New Roman" w:cs="Times New Roman"/>
          <w:sz w:val="24"/>
          <w:szCs w:val="24"/>
        </w:rPr>
        <w:t>gives</w:t>
      </w:r>
      <w:r w:rsidR="00751ECB" w:rsidRPr="1E46AA6C">
        <w:rPr>
          <w:rFonts w:ascii="Times New Roman" w:eastAsia="Times New Roman" w:hAnsi="Times New Roman" w:cs="Times New Roman"/>
          <w:sz w:val="24"/>
          <w:szCs w:val="24"/>
        </w:rPr>
        <w:t xml:space="preserve"> </w:t>
      </w:r>
      <w:r w:rsidR="00E65012" w:rsidRPr="1E46AA6C">
        <w:rPr>
          <w:rFonts w:ascii="Times New Roman" w:eastAsia="Times New Roman" w:hAnsi="Times New Roman" w:cs="Times New Roman"/>
          <w:sz w:val="24"/>
          <w:szCs w:val="24"/>
        </w:rPr>
        <w:t xml:space="preserve">them more options for </w:t>
      </w:r>
      <w:r w:rsidR="006861A0" w:rsidRPr="1E46AA6C">
        <w:rPr>
          <w:rFonts w:ascii="Times New Roman" w:eastAsia="Times New Roman" w:hAnsi="Times New Roman" w:cs="Times New Roman"/>
          <w:sz w:val="24"/>
          <w:szCs w:val="24"/>
        </w:rPr>
        <w:t xml:space="preserve">the </w:t>
      </w:r>
      <w:r w:rsidR="00E65012" w:rsidRPr="1E46AA6C">
        <w:rPr>
          <w:rFonts w:ascii="Times New Roman" w:eastAsia="Times New Roman" w:hAnsi="Times New Roman" w:cs="Times New Roman"/>
          <w:sz w:val="24"/>
          <w:szCs w:val="24"/>
        </w:rPr>
        <w:t>creation of the console game.</w:t>
      </w:r>
      <w:r w:rsidR="005A6A10" w:rsidRPr="1E46AA6C">
        <w:rPr>
          <w:rFonts w:ascii="Times New Roman" w:eastAsia="Times New Roman" w:hAnsi="Times New Roman" w:cs="Times New Roman"/>
          <w:sz w:val="24"/>
          <w:szCs w:val="24"/>
        </w:rPr>
        <w:t xml:space="preserve"> </w:t>
      </w:r>
      <w:r w:rsidR="006E7CFF">
        <w:rPr>
          <w:rFonts w:ascii="Times New Roman" w:eastAsia="Times New Roman" w:hAnsi="Times New Roman" w:cs="Times New Roman"/>
          <w:sz w:val="24"/>
          <w:szCs w:val="24"/>
        </w:rPr>
        <w:t>Some</w:t>
      </w:r>
      <w:r w:rsidR="004E1E1E" w:rsidRPr="1E46AA6C">
        <w:rPr>
          <w:rFonts w:ascii="Times New Roman" w:eastAsia="Times New Roman" w:hAnsi="Times New Roman" w:cs="Times New Roman"/>
          <w:sz w:val="24"/>
          <w:szCs w:val="24"/>
        </w:rPr>
        <w:t xml:space="preserve"> franchises found success on PlayStation, </w:t>
      </w:r>
      <w:r w:rsidR="00963FCA" w:rsidRPr="1E46AA6C">
        <w:rPr>
          <w:rFonts w:ascii="Times New Roman" w:eastAsia="Times New Roman" w:hAnsi="Times New Roman" w:cs="Times New Roman"/>
          <w:sz w:val="24"/>
          <w:szCs w:val="24"/>
        </w:rPr>
        <w:t xml:space="preserve">some titles stood out from each </w:t>
      </w:r>
      <w:r w:rsidR="000E083D" w:rsidRPr="1E46AA6C">
        <w:rPr>
          <w:rFonts w:ascii="Times New Roman" w:eastAsia="Times New Roman" w:hAnsi="Times New Roman" w:cs="Times New Roman"/>
          <w:sz w:val="24"/>
          <w:szCs w:val="24"/>
        </w:rPr>
        <w:t>other</w:t>
      </w:r>
      <w:r w:rsidR="00963FCA" w:rsidRPr="1E46AA6C">
        <w:rPr>
          <w:rFonts w:ascii="Times New Roman" w:eastAsia="Times New Roman" w:hAnsi="Times New Roman" w:cs="Times New Roman"/>
          <w:sz w:val="24"/>
          <w:szCs w:val="24"/>
        </w:rPr>
        <w:t xml:space="preserve"> for example, Final Fantasy VII, which helps to sell the console at </w:t>
      </w:r>
      <w:r w:rsidR="000E083D" w:rsidRPr="1E46AA6C">
        <w:rPr>
          <w:rFonts w:ascii="Times New Roman" w:eastAsia="Times New Roman" w:hAnsi="Times New Roman" w:cs="Times New Roman"/>
          <w:sz w:val="24"/>
          <w:szCs w:val="24"/>
        </w:rPr>
        <w:t xml:space="preserve">an </w:t>
      </w:r>
      <w:r w:rsidR="00963FCA" w:rsidRPr="1E46AA6C">
        <w:rPr>
          <w:rFonts w:ascii="Times New Roman" w:eastAsia="Times New Roman" w:hAnsi="Times New Roman" w:cs="Times New Roman"/>
          <w:sz w:val="24"/>
          <w:szCs w:val="24"/>
        </w:rPr>
        <w:t xml:space="preserve">even greater rate </w:t>
      </w:r>
      <w:r w:rsidR="00464539" w:rsidRPr="1E46AA6C">
        <w:rPr>
          <w:rFonts w:ascii="Times New Roman" w:eastAsia="Times New Roman" w:hAnsi="Times New Roman" w:cs="Times New Roman"/>
          <w:sz w:val="24"/>
          <w:szCs w:val="24"/>
        </w:rPr>
        <w:t>and its flashy marketing combined with graphics turn kids and adults into RPG gamers for the first time.</w:t>
      </w:r>
    </w:p>
    <w:p w14:paraId="27B3E5AF" w14:textId="0FBD0251" w:rsidR="00502AA0" w:rsidRDefault="00AE0E8B"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On March 4</w:t>
      </w:r>
      <w:r w:rsidRPr="1E46AA6C">
        <w:rPr>
          <w:rFonts w:ascii="Times New Roman" w:eastAsia="Times New Roman" w:hAnsi="Times New Roman" w:cs="Times New Roman"/>
          <w:sz w:val="24"/>
          <w:szCs w:val="24"/>
          <w:vertAlign w:val="superscript"/>
        </w:rPr>
        <w:t>th</w:t>
      </w:r>
      <w:r w:rsidRPr="1E46AA6C">
        <w:rPr>
          <w:rFonts w:ascii="Times New Roman" w:eastAsia="Times New Roman" w:hAnsi="Times New Roman" w:cs="Times New Roman"/>
          <w:sz w:val="24"/>
          <w:szCs w:val="24"/>
        </w:rPr>
        <w:t xml:space="preserve">,2000, Sony released the successor to PlayStation </w:t>
      </w:r>
      <w:r w:rsidR="000E083D" w:rsidRPr="1E46AA6C">
        <w:rPr>
          <w:rFonts w:ascii="Times New Roman" w:eastAsia="Times New Roman" w:hAnsi="Times New Roman" w:cs="Times New Roman"/>
          <w:sz w:val="24"/>
          <w:szCs w:val="24"/>
        </w:rPr>
        <w:t>which</w:t>
      </w:r>
      <w:r w:rsidRPr="1E46AA6C">
        <w:rPr>
          <w:rFonts w:ascii="Times New Roman" w:eastAsia="Times New Roman" w:hAnsi="Times New Roman" w:cs="Times New Roman"/>
          <w:sz w:val="24"/>
          <w:szCs w:val="24"/>
        </w:rPr>
        <w:t xml:space="preserve"> is known as PS2.</w:t>
      </w:r>
      <w:r w:rsidR="00E12863" w:rsidRPr="1E46AA6C">
        <w:rPr>
          <w:rFonts w:ascii="Times New Roman" w:eastAsia="Times New Roman" w:hAnsi="Times New Roman" w:cs="Times New Roman"/>
          <w:sz w:val="24"/>
          <w:szCs w:val="24"/>
        </w:rPr>
        <w:t xml:space="preserve"> PlayStation2 offered </w:t>
      </w:r>
      <w:r w:rsidR="000E083D" w:rsidRPr="1E46AA6C">
        <w:rPr>
          <w:rFonts w:ascii="Times New Roman" w:eastAsia="Times New Roman" w:hAnsi="Times New Roman" w:cs="Times New Roman"/>
          <w:sz w:val="24"/>
          <w:szCs w:val="24"/>
        </w:rPr>
        <w:t>the</w:t>
      </w:r>
      <w:r w:rsidR="00E12863" w:rsidRPr="1E46AA6C">
        <w:rPr>
          <w:rFonts w:ascii="Times New Roman" w:eastAsia="Times New Roman" w:hAnsi="Times New Roman" w:cs="Times New Roman"/>
          <w:sz w:val="24"/>
          <w:szCs w:val="24"/>
        </w:rPr>
        <w:t xml:space="preserve"> ability to </w:t>
      </w:r>
      <w:r w:rsidR="000E083D" w:rsidRPr="1E46AA6C">
        <w:rPr>
          <w:rFonts w:ascii="Times New Roman" w:eastAsia="Times New Roman" w:hAnsi="Times New Roman" w:cs="Times New Roman"/>
          <w:sz w:val="24"/>
          <w:szCs w:val="24"/>
        </w:rPr>
        <w:t>play</w:t>
      </w:r>
      <w:r w:rsidR="00E12863" w:rsidRPr="1E46AA6C">
        <w:rPr>
          <w:rFonts w:ascii="Times New Roman" w:eastAsia="Times New Roman" w:hAnsi="Times New Roman" w:cs="Times New Roman"/>
          <w:sz w:val="24"/>
          <w:szCs w:val="24"/>
        </w:rPr>
        <w:t xml:space="preserve"> over the </w:t>
      </w:r>
      <w:r w:rsidR="00B17884" w:rsidRPr="1E46AA6C">
        <w:rPr>
          <w:rFonts w:ascii="Times New Roman" w:eastAsia="Times New Roman" w:hAnsi="Times New Roman" w:cs="Times New Roman"/>
          <w:sz w:val="24"/>
          <w:szCs w:val="24"/>
        </w:rPr>
        <w:t>internet and play with DVDs</w:t>
      </w:r>
      <w:r w:rsidR="007A21D8" w:rsidRPr="1E46AA6C">
        <w:rPr>
          <w:rFonts w:ascii="Times New Roman" w:eastAsia="Times New Roman" w:hAnsi="Times New Roman" w:cs="Times New Roman"/>
          <w:sz w:val="24"/>
          <w:szCs w:val="24"/>
        </w:rPr>
        <w:t>, which led to its sales dominance over its 64-bit rivals Sega Dreamcast and Nintendo GameCube.</w:t>
      </w:r>
      <w:r w:rsidR="0058649A" w:rsidRPr="1E46AA6C">
        <w:rPr>
          <w:rFonts w:ascii="Times New Roman" w:eastAsia="Times New Roman" w:hAnsi="Times New Roman" w:cs="Times New Roman"/>
          <w:sz w:val="24"/>
          <w:szCs w:val="24"/>
        </w:rPr>
        <w:t xml:space="preserve"> Due to </w:t>
      </w:r>
      <w:r w:rsidR="000E083D" w:rsidRPr="1E46AA6C">
        <w:rPr>
          <w:rFonts w:ascii="Times New Roman" w:eastAsia="Times New Roman" w:hAnsi="Times New Roman" w:cs="Times New Roman"/>
          <w:sz w:val="24"/>
          <w:szCs w:val="24"/>
        </w:rPr>
        <w:t xml:space="preserve">the </w:t>
      </w:r>
      <w:r w:rsidR="000765C8" w:rsidRPr="1E46AA6C">
        <w:rPr>
          <w:rFonts w:ascii="Times New Roman" w:eastAsia="Times New Roman" w:hAnsi="Times New Roman" w:cs="Times New Roman"/>
          <w:sz w:val="24"/>
          <w:szCs w:val="24"/>
        </w:rPr>
        <w:t xml:space="preserve">many great gaming </w:t>
      </w:r>
      <w:r w:rsidR="000E083D" w:rsidRPr="1E46AA6C">
        <w:rPr>
          <w:rFonts w:ascii="Times New Roman" w:eastAsia="Times New Roman" w:hAnsi="Times New Roman" w:cs="Times New Roman"/>
          <w:sz w:val="24"/>
          <w:szCs w:val="24"/>
        </w:rPr>
        <w:t>experiences</w:t>
      </w:r>
      <w:r w:rsidR="000765C8" w:rsidRPr="1E46AA6C">
        <w:rPr>
          <w:rFonts w:ascii="Times New Roman" w:eastAsia="Times New Roman" w:hAnsi="Times New Roman" w:cs="Times New Roman"/>
          <w:sz w:val="24"/>
          <w:szCs w:val="24"/>
        </w:rPr>
        <w:t xml:space="preserve"> the original PlayStation offered, it </w:t>
      </w:r>
      <w:r w:rsidR="005469BE" w:rsidRPr="1E46AA6C">
        <w:rPr>
          <w:rFonts w:ascii="Times New Roman" w:eastAsia="Times New Roman" w:hAnsi="Times New Roman" w:cs="Times New Roman"/>
          <w:sz w:val="24"/>
          <w:szCs w:val="24"/>
        </w:rPr>
        <w:t xml:space="preserve">has established a strong fan base and within days, </w:t>
      </w:r>
      <w:r w:rsidR="000800B7" w:rsidRPr="1E46AA6C">
        <w:rPr>
          <w:rFonts w:ascii="Times New Roman" w:eastAsia="Times New Roman" w:hAnsi="Times New Roman" w:cs="Times New Roman"/>
          <w:sz w:val="24"/>
          <w:szCs w:val="24"/>
        </w:rPr>
        <w:t>the console has passed into millions of sales figur</w:t>
      </w:r>
      <w:r w:rsidR="006D7401" w:rsidRPr="1E46AA6C">
        <w:rPr>
          <w:rFonts w:ascii="Times New Roman" w:eastAsia="Times New Roman" w:hAnsi="Times New Roman" w:cs="Times New Roman"/>
          <w:sz w:val="24"/>
          <w:szCs w:val="24"/>
        </w:rPr>
        <w:t>es</w:t>
      </w:r>
      <w:r w:rsidR="000800B7" w:rsidRPr="1E46AA6C">
        <w:rPr>
          <w:rFonts w:ascii="Times New Roman" w:eastAsia="Times New Roman" w:hAnsi="Times New Roman" w:cs="Times New Roman"/>
          <w:sz w:val="24"/>
          <w:szCs w:val="24"/>
        </w:rPr>
        <w:t>.</w:t>
      </w:r>
      <w:r w:rsidR="006D7401" w:rsidRPr="1E46AA6C">
        <w:rPr>
          <w:rFonts w:ascii="Times New Roman" w:eastAsia="Times New Roman" w:hAnsi="Times New Roman" w:cs="Times New Roman"/>
          <w:sz w:val="24"/>
          <w:szCs w:val="24"/>
        </w:rPr>
        <w:t xml:space="preserve"> Sony ensured that PS2 is backward compatible </w:t>
      </w:r>
      <w:r w:rsidR="0029329D" w:rsidRPr="1E46AA6C">
        <w:rPr>
          <w:rFonts w:ascii="Times New Roman" w:eastAsia="Times New Roman" w:hAnsi="Times New Roman" w:cs="Times New Roman"/>
          <w:sz w:val="24"/>
          <w:szCs w:val="24"/>
        </w:rPr>
        <w:t>which provides greater experiences for players through sequels and fresh titles for all their most beloved franchises</w:t>
      </w:r>
      <w:r w:rsidR="00CA70F3" w:rsidRPr="1E46AA6C">
        <w:rPr>
          <w:rFonts w:ascii="Times New Roman" w:eastAsia="Times New Roman" w:hAnsi="Times New Roman" w:cs="Times New Roman"/>
          <w:sz w:val="24"/>
          <w:szCs w:val="24"/>
        </w:rPr>
        <w:t xml:space="preserve">. Not only that, </w:t>
      </w:r>
      <w:r w:rsidR="000E083D" w:rsidRPr="1E46AA6C">
        <w:rPr>
          <w:rFonts w:ascii="Times New Roman" w:eastAsia="Times New Roman" w:hAnsi="Times New Roman" w:cs="Times New Roman"/>
          <w:sz w:val="24"/>
          <w:szCs w:val="24"/>
        </w:rPr>
        <w:t>but</w:t>
      </w:r>
      <w:r w:rsidR="00CA70F3" w:rsidRPr="1E46AA6C">
        <w:rPr>
          <w:rFonts w:ascii="Times New Roman" w:eastAsia="Times New Roman" w:hAnsi="Times New Roman" w:cs="Times New Roman"/>
          <w:sz w:val="24"/>
          <w:szCs w:val="24"/>
        </w:rPr>
        <w:t xml:space="preserve"> the console </w:t>
      </w:r>
      <w:r w:rsidR="000E083D" w:rsidRPr="1E46AA6C">
        <w:rPr>
          <w:rFonts w:ascii="Times New Roman" w:eastAsia="Times New Roman" w:hAnsi="Times New Roman" w:cs="Times New Roman"/>
          <w:sz w:val="24"/>
          <w:szCs w:val="24"/>
        </w:rPr>
        <w:t>also</w:t>
      </w:r>
      <w:r w:rsidR="00CA70F3" w:rsidRPr="1E46AA6C">
        <w:rPr>
          <w:rFonts w:ascii="Times New Roman" w:eastAsia="Times New Roman" w:hAnsi="Times New Roman" w:cs="Times New Roman"/>
          <w:sz w:val="24"/>
          <w:szCs w:val="24"/>
        </w:rPr>
        <w:t xml:space="preserve"> has memory cards</w:t>
      </w:r>
      <w:r w:rsidR="000E083D" w:rsidRPr="1E46AA6C">
        <w:rPr>
          <w:rFonts w:ascii="Times New Roman" w:eastAsia="Times New Roman" w:hAnsi="Times New Roman" w:cs="Times New Roman"/>
          <w:sz w:val="24"/>
          <w:szCs w:val="24"/>
        </w:rPr>
        <w:t xml:space="preserve"> </w:t>
      </w:r>
      <w:r w:rsidR="00CA70F3" w:rsidRPr="1E46AA6C">
        <w:rPr>
          <w:rFonts w:ascii="Times New Roman" w:eastAsia="Times New Roman" w:hAnsi="Times New Roman" w:cs="Times New Roman"/>
          <w:sz w:val="24"/>
          <w:szCs w:val="24"/>
        </w:rPr>
        <w:t xml:space="preserve">(save </w:t>
      </w:r>
      <w:r w:rsidR="00B81055" w:rsidRPr="1E46AA6C">
        <w:rPr>
          <w:rFonts w:ascii="Times New Roman" w:eastAsia="Times New Roman" w:hAnsi="Times New Roman" w:cs="Times New Roman"/>
          <w:sz w:val="24"/>
          <w:szCs w:val="24"/>
        </w:rPr>
        <w:t>file</w:t>
      </w:r>
      <w:r w:rsidR="00CA70F3" w:rsidRPr="1E46AA6C">
        <w:rPr>
          <w:rFonts w:ascii="Times New Roman" w:eastAsia="Times New Roman" w:hAnsi="Times New Roman" w:cs="Times New Roman"/>
          <w:sz w:val="24"/>
          <w:szCs w:val="24"/>
        </w:rPr>
        <w:t xml:space="preserve"> holders)</w:t>
      </w:r>
      <w:r w:rsidR="00B81055" w:rsidRPr="1E46AA6C">
        <w:rPr>
          <w:rFonts w:ascii="Times New Roman" w:eastAsia="Times New Roman" w:hAnsi="Times New Roman" w:cs="Times New Roman"/>
          <w:sz w:val="24"/>
          <w:szCs w:val="24"/>
        </w:rPr>
        <w:t xml:space="preserve"> with greater storage capacity to handle larger and </w:t>
      </w:r>
      <w:r w:rsidR="000E083D" w:rsidRPr="1E46AA6C">
        <w:rPr>
          <w:rFonts w:ascii="Times New Roman" w:eastAsia="Times New Roman" w:hAnsi="Times New Roman" w:cs="Times New Roman"/>
          <w:sz w:val="24"/>
          <w:szCs w:val="24"/>
        </w:rPr>
        <w:t>more</w:t>
      </w:r>
      <w:r w:rsidR="00B81055" w:rsidRPr="1E46AA6C">
        <w:rPr>
          <w:rFonts w:ascii="Times New Roman" w:eastAsia="Times New Roman" w:hAnsi="Times New Roman" w:cs="Times New Roman"/>
          <w:sz w:val="24"/>
          <w:szCs w:val="24"/>
        </w:rPr>
        <w:t xml:space="preserve"> complex games </w:t>
      </w:r>
      <w:r w:rsidR="000E083D" w:rsidRPr="1E46AA6C">
        <w:rPr>
          <w:rFonts w:ascii="Times New Roman" w:eastAsia="Times New Roman" w:hAnsi="Times New Roman" w:cs="Times New Roman"/>
          <w:sz w:val="24"/>
          <w:szCs w:val="24"/>
        </w:rPr>
        <w:t>than</w:t>
      </w:r>
      <w:r w:rsidR="00B81055" w:rsidRPr="1E46AA6C">
        <w:rPr>
          <w:rFonts w:ascii="Times New Roman" w:eastAsia="Times New Roman" w:hAnsi="Times New Roman" w:cs="Times New Roman"/>
          <w:sz w:val="24"/>
          <w:szCs w:val="24"/>
        </w:rPr>
        <w:t xml:space="preserve"> other well</w:t>
      </w:r>
      <w:r w:rsidR="00B8771F" w:rsidRPr="1E46AA6C">
        <w:rPr>
          <w:rFonts w:ascii="Times New Roman" w:eastAsia="Times New Roman" w:hAnsi="Times New Roman" w:cs="Times New Roman"/>
          <w:sz w:val="24"/>
          <w:szCs w:val="24"/>
        </w:rPr>
        <w:t xml:space="preserve">-known franchises </w:t>
      </w:r>
      <w:r w:rsidR="00FA6012" w:rsidRPr="1E46AA6C">
        <w:rPr>
          <w:rFonts w:ascii="Times New Roman" w:eastAsia="Times New Roman" w:hAnsi="Times New Roman" w:cs="Times New Roman"/>
          <w:sz w:val="24"/>
          <w:szCs w:val="24"/>
        </w:rPr>
        <w:t xml:space="preserve">offer. </w:t>
      </w:r>
      <w:r w:rsidR="00360592" w:rsidRPr="1E46AA6C">
        <w:rPr>
          <w:rFonts w:ascii="Times New Roman" w:eastAsia="Times New Roman" w:hAnsi="Times New Roman" w:cs="Times New Roman"/>
          <w:sz w:val="24"/>
          <w:szCs w:val="24"/>
        </w:rPr>
        <w:t>On July</w:t>
      </w:r>
      <w:r w:rsidR="003F1BED" w:rsidRPr="1E46AA6C">
        <w:rPr>
          <w:rFonts w:ascii="Times New Roman" w:eastAsia="Times New Roman" w:hAnsi="Times New Roman" w:cs="Times New Roman"/>
          <w:sz w:val="24"/>
          <w:szCs w:val="24"/>
        </w:rPr>
        <w:t xml:space="preserve"> 7</w:t>
      </w:r>
      <w:r w:rsidR="003F1BED" w:rsidRPr="1E46AA6C">
        <w:rPr>
          <w:rFonts w:ascii="Times New Roman" w:eastAsia="Times New Roman" w:hAnsi="Times New Roman" w:cs="Times New Roman"/>
          <w:sz w:val="24"/>
          <w:szCs w:val="24"/>
          <w:vertAlign w:val="superscript"/>
        </w:rPr>
        <w:t>th</w:t>
      </w:r>
      <w:r w:rsidR="003F1BED" w:rsidRPr="1E46AA6C">
        <w:rPr>
          <w:rFonts w:ascii="Times New Roman" w:eastAsia="Times New Roman" w:hAnsi="Times New Roman" w:cs="Times New Roman"/>
          <w:sz w:val="24"/>
          <w:szCs w:val="24"/>
        </w:rPr>
        <w:t xml:space="preserve">, 2000, Sony launched </w:t>
      </w:r>
      <w:r w:rsidR="000E083D" w:rsidRPr="1E46AA6C">
        <w:rPr>
          <w:rFonts w:ascii="Times New Roman" w:eastAsia="Times New Roman" w:hAnsi="Times New Roman" w:cs="Times New Roman"/>
          <w:sz w:val="24"/>
          <w:szCs w:val="24"/>
        </w:rPr>
        <w:t xml:space="preserve">a </w:t>
      </w:r>
      <w:r w:rsidR="003F1BED" w:rsidRPr="1E46AA6C">
        <w:rPr>
          <w:rFonts w:ascii="Times New Roman" w:eastAsia="Times New Roman" w:hAnsi="Times New Roman" w:cs="Times New Roman"/>
          <w:sz w:val="24"/>
          <w:szCs w:val="24"/>
        </w:rPr>
        <w:t>new model of the original PlayStation called “PS One” and o</w:t>
      </w:r>
      <w:r w:rsidR="00FA6012" w:rsidRPr="1E46AA6C">
        <w:rPr>
          <w:rFonts w:ascii="Times New Roman" w:eastAsia="Times New Roman" w:hAnsi="Times New Roman" w:cs="Times New Roman"/>
          <w:sz w:val="24"/>
          <w:szCs w:val="24"/>
        </w:rPr>
        <w:t>n</w:t>
      </w:r>
      <w:r w:rsidR="00EF3392" w:rsidRPr="1E46AA6C">
        <w:rPr>
          <w:rFonts w:ascii="Times New Roman" w:eastAsia="Times New Roman" w:hAnsi="Times New Roman" w:cs="Times New Roman"/>
          <w:sz w:val="24"/>
          <w:szCs w:val="24"/>
        </w:rPr>
        <w:t xml:space="preserve"> Novem</w:t>
      </w:r>
      <w:r w:rsidR="00FA6012" w:rsidRPr="1E46AA6C">
        <w:rPr>
          <w:rFonts w:ascii="Times New Roman" w:eastAsia="Times New Roman" w:hAnsi="Times New Roman" w:cs="Times New Roman"/>
          <w:sz w:val="24"/>
          <w:szCs w:val="24"/>
        </w:rPr>
        <w:t>ber 25</w:t>
      </w:r>
      <w:r w:rsidR="00FA6012" w:rsidRPr="1E46AA6C">
        <w:rPr>
          <w:rFonts w:ascii="Times New Roman" w:eastAsia="Times New Roman" w:hAnsi="Times New Roman" w:cs="Times New Roman"/>
          <w:sz w:val="24"/>
          <w:szCs w:val="24"/>
          <w:vertAlign w:val="superscript"/>
        </w:rPr>
        <w:t>th</w:t>
      </w:r>
      <w:r w:rsidR="00FA6012" w:rsidRPr="1E46AA6C">
        <w:rPr>
          <w:rFonts w:ascii="Times New Roman" w:eastAsia="Times New Roman" w:hAnsi="Times New Roman" w:cs="Times New Roman"/>
          <w:sz w:val="24"/>
          <w:szCs w:val="24"/>
        </w:rPr>
        <w:t>, 2004, Sony released the PS2 Slim which is a smaller version of PS</w:t>
      </w:r>
      <w:r w:rsidR="00360592" w:rsidRPr="1E46AA6C">
        <w:rPr>
          <w:rFonts w:ascii="Times New Roman" w:eastAsia="Times New Roman" w:hAnsi="Times New Roman" w:cs="Times New Roman"/>
          <w:sz w:val="24"/>
          <w:szCs w:val="24"/>
        </w:rPr>
        <w:t>2.</w:t>
      </w:r>
    </w:p>
    <w:p w14:paraId="53115CF2" w14:textId="42A01969" w:rsidR="00645A4B" w:rsidRDefault="00EC7DC9"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lastRenderedPageBreak/>
        <w:t>On November 11</w:t>
      </w:r>
      <w:r w:rsidRPr="1E46AA6C">
        <w:rPr>
          <w:rFonts w:ascii="Times New Roman" w:eastAsia="Times New Roman" w:hAnsi="Times New Roman" w:cs="Times New Roman"/>
          <w:sz w:val="24"/>
          <w:szCs w:val="24"/>
          <w:vertAlign w:val="superscript"/>
        </w:rPr>
        <w:t>th</w:t>
      </w:r>
      <w:r w:rsidR="000E083D" w:rsidRPr="1E46AA6C">
        <w:rPr>
          <w:rFonts w:ascii="Times New Roman" w:eastAsia="Times New Roman" w:hAnsi="Times New Roman" w:cs="Times New Roman"/>
          <w:sz w:val="24"/>
          <w:szCs w:val="24"/>
        </w:rPr>
        <w:t>,</w:t>
      </w:r>
      <w:r w:rsidRPr="1E46AA6C">
        <w:rPr>
          <w:rFonts w:ascii="Times New Roman" w:eastAsia="Times New Roman" w:hAnsi="Times New Roman" w:cs="Times New Roman"/>
          <w:sz w:val="24"/>
          <w:szCs w:val="24"/>
        </w:rPr>
        <w:t xml:space="preserve"> 2006, Sony released </w:t>
      </w:r>
      <w:r w:rsidR="000E2E81" w:rsidRPr="1E46AA6C">
        <w:rPr>
          <w:rFonts w:ascii="Times New Roman" w:eastAsia="Times New Roman" w:hAnsi="Times New Roman" w:cs="Times New Roman"/>
          <w:sz w:val="24"/>
          <w:szCs w:val="24"/>
        </w:rPr>
        <w:t xml:space="preserve">PlayStation </w:t>
      </w:r>
      <w:r w:rsidR="00605240" w:rsidRPr="1E46AA6C">
        <w:rPr>
          <w:rFonts w:ascii="Times New Roman" w:eastAsia="Times New Roman" w:hAnsi="Times New Roman" w:cs="Times New Roman"/>
          <w:sz w:val="24"/>
          <w:szCs w:val="24"/>
        </w:rPr>
        <w:t>3.</w:t>
      </w:r>
      <w:r w:rsidR="006854D2" w:rsidRPr="1E46AA6C">
        <w:rPr>
          <w:rFonts w:ascii="Times New Roman" w:eastAsia="Times New Roman" w:hAnsi="Times New Roman" w:cs="Times New Roman"/>
          <w:sz w:val="24"/>
          <w:szCs w:val="24"/>
        </w:rPr>
        <w:t xml:space="preserve"> It was released with one </w:t>
      </w:r>
      <w:r w:rsidR="00644782">
        <w:rPr>
          <w:rFonts w:ascii="Times New Roman" w:eastAsia="Times New Roman" w:hAnsi="Times New Roman" w:cs="Times New Roman"/>
          <w:sz w:val="24"/>
          <w:szCs w:val="24"/>
        </w:rPr>
        <w:t xml:space="preserve">edition </w:t>
      </w:r>
      <w:r w:rsidR="006854D2" w:rsidRPr="1E46AA6C">
        <w:rPr>
          <w:rFonts w:ascii="Times New Roman" w:eastAsia="Times New Roman" w:hAnsi="Times New Roman" w:cs="Times New Roman"/>
          <w:sz w:val="24"/>
          <w:szCs w:val="24"/>
        </w:rPr>
        <w:t xml:space="preserve">with </w:t>
      </w:r>
      <w:r w:rsidR="000E083D" w:rsidRPr="1E46AA6C">
        <w:rPr>
          <w:rFonts w:ascii="Times New Roman" w:eastAsia="Times New Roman" w:hAnsi="Times New Roman" w:cs="Times New Roman"/>
          <w:sz w:val="24"/>
          <w:szCs w:val="24"/>
        </w:rPr>
        <w:t xml:space="preserve">a </w:t>
      </w:r>
      <w:r w:rsidR="006854D2" w:rsidRPr="1E46AA6C">
        <w:rPr>
          <w:rFonts w:ascii="Times New Roman" w:eastAsia="Times New Roman" w:hAnsi="Times New Roman" w:cs="Times New Roman"/>
          <w:sz w:val="24"/>
          <w:szCs w:val="24"/>
        </w:rPr>
        <w:t xml:space="preserve">20 GB storage capacity and </w:t>
      </w:r>
      <w:r w:rsidR="00644782">
        <w:rPr>
          <w:rFonts w:ascii="Times New Roman" w:eastAsia="Times New Roman" w:hAnsi="Times New Roman" w:cs="Times New Roman"/>
          <w:sz w:val="24"/>
          <w:szCs w:val="24"/>
        </w:rPr>
        <w:t xml:space="preserve">another </w:t>
      </w:r>
      <w:r w:rsidR="006854D2" w:rsidRPr="1E46AA6C">
        <w:rPr>
          <w:rFonts w:ascii="Times New Roman" w:eastAsia="Times New Roman" w:hAnsi="Times New Roman" w:cs="Times New Roman"/>
          <w:sz w:val="24"/>
          <w:szCs w:val="24"/>
        </w:rPr>
        <w:t xml:space="preserve">one with </w:t>
      </w:r>
      <w:r w:rsidR="000E083D" w:rsidRPr="1E46AA6C">
        <w:rPr>
          <w:rFonts w:ascii="Times New Roman" w:eastAsia="Times New Roman" w:hAnsi="Times New Roman" w:cs="Times New Roman"/>
          <w:sz w:val="24"/>
          <w:szCs w:val="24"/>
        </w:rPr>
        <w:t xml:space="preserve">a </w:t>
      </w:r>
      <w:r w:rsidR="006854D2" w:rsidRPr="1E46AA6C">
        <w:rPr>
          <w:rFonts w:ascii="Times New Roman" w:eastAsia="Times New Roman" w:hAnsi="Times New Roman" w:cs="Times New Roman"/>
          <w:sz w:val="24"/>
          <w:szCs w:val="24"/>
        </w:rPr>
        <w:t xml:space="preserve">60 GB version. </w:t>
      </w:r>
      <w:r w:rsidR="000E083D" w:rsidRPr="1E46AA6C">
        <w:rPr>
          <w:rFonts w:ascii="Times New Roman" w:eastAsia="Times New Roman" w:hAnsi="Times New Roman" w:cs="Times New Roman"/>
          <w:sz w:val="24"/>
          <w:szCs w:val="24"/>
        </w:rPr>
        <w:t>For</w:t>
      </w:r>
      <w:r w:rsidR="006854D2" w:rsidRPr="1E46AA6C">
        <w:rPr>
          <w:rFonts w:ascii="Times New Roman" w:eastAsia="Times New Roman" w:hAnsi="Times New Roman" w:cs="Times New Roman"/>
          <w:sz w:val="24"/>
          <w:szCs w:val="24"/>
        </w:rPr>
        <w:t xml:space="preserve"> 20GB versions was not only </w:t>
      </w:r>
      <w:r w:rsidR="000E083D" w:rsidRPr="1E46AA6C">
        <w:rPr>
          <w:rFonts w:ascii="Times New Roman" w:eastAsia="Times New Roman" w:hAnsi="Times New Roman" w:cs="Times New Roman"/>
          <w:sz w:val="24"/>
          <w:szCs w:val="24"/>
        </w:rPr>
        <w:t>possessed</w:t>
      </w:r>
      <w:r w:rsidR="006854D2" w:rsidRPr="1E46AA6C">
        <w:rPr>
          <w:rFonts w:ascii="Times New Roman" w:eastAsia="Times New Roman" w:hAnsi="Times New Roman" w:cs="Times New Roman"/>
          <w:sz w:val="24"/>
          <w:szCs w:val="24"/>
        </w:rPr>
        <w:t xml:space="preserve"> </w:t>
      </w:r>
      <w:r w:rsidR="005159B7" w:rsidRPr="1E46AA6C">
        <w:rPr>
          <w:rFonts w:ascii="Times New Roman" w:eastAsia="Times New Roman" w:hAnsi="Times New Roman" w:cs="Times New Roman"/>
          <w:sz w:val="24"/>
          <w:szCs w:val="24"/>
        </w:rPr>
        <w:t>lesser</w:t>
      </w:r>
      <w:r w:rsidR="006854D2" w:rsidRPr="1E46AA6C">
        <w:rPr>
          <w:rFonts w:ascii="Times New Roman" w:eastAsia="Times New Roman" w:hAnsi="Times New Roman" w:cs="Times New Roman"/>
          <w:sz w:val="24"/>
          <w:szCs w:val="24"/>
        </w:rPr>
        <w:t xml:space="preserve"> storage </w:t>
      </w:r>
      <w:r w:rsidR="005159B7" w:rsidRPr="1E46AA6C">
        <w:rPr>
          <w:rFonts w:ascii="Times New Roman" w:eastAsia="Times New Roman" w:hAnsi="Times New Roman" w:cs="Times New Roman"/>
          <w:sz w:val="24"/>
          <w:szCs w:val="24"/>
        </w:rPr>
        <w:t>capacity</w:t>
      </w:r>
      <w:r w:rsidR="00811FEC" w:rsidRPr="1E46AA6C">
        <w:rPr>
          <w:rFonts w:ascii="Times New Roman" w:eastAsia="Times New Roman" w:hAnsi="Times New Roman" w:cs="Times New Roman"/>
          <w:sz w:val="24"/>
          <w:szCs w:val="24"/>
        </w:rPr>
        <w:t>,</w:t>
      </w:r>
      <w:r w:rsidR="6B57BA98" w:rsidRPr="1E46AA6C">
        <w:rPr>
          <w:rFonts w:ascii="Times New Roman" w:eastAsia="Times New Roman" w:hAnsi="Times New Roman" w:cs="Times New Roman"/>
          <w:sz w:val="24"/>
          <w:szCs w:val="24"/>
        </w:rPr>
        <w:t xml:space="preserve"> </w:t>
      </w:r>
      <w:r w:rsidR="1FA0F73F" w:rsidRPr="1E46AA6C">
        <w:rPr>
          <w:rFonts w:ascii="Times New Roman" w:eastAsia="Times New Roman" w:hAnsi="Times New Roman" w:cs="Times New Roman"/>
          <w:sz w:val="24"/>
          <w:szCs w:val="24"/>
        </w:rPr>
        <w:t>but</w:t>
      </w:r>
      <w:r w:rsidR="00811FEC" w:rsidRPr="1E46AA6C">
        <w:rPr>
          <w:rFonts w:ascii="Times New Roman" w:eastAsia="Times New Roman" w:hAnsi="Times New Roman" w:cs="Times New Roman"/>
          <w:sz w:val="24"/>
          <w:szCs w:val="24"/>
        </w:rPr>
        <w:t xml:space="preserve"> </w:t>
      </w:r>
      <w:r w:rsidR="000E083D" w:rsidRPr="1E46AA6C">
        <w:rPr>
          <w:rFonts w:ascii="Times New Roman" w:eastAsia="Times New Roman" w:hAnsi="Times New Roman" w:cs="Times New Roman"/>
          <w:sz w:val="24"/>
          <w:szCs w:val="24"/>
        </w:rPr>
        <w:t>it</w:t>
      </w:r>
      <w:r w:rsidR="00A41155" w:rsidRPr="1E46AA6C">
        <w:rPr>
          <w:rFonts w:ascii="Times New Roman" w:eastAsia="Times New Roman" w:hAnsi="Times New Roman" w:cs="Times New Roman"/>
          <w:sz w:val="24"/>
          <w:szCs w:val="24"/>
        </w:rPr>
        <w:t xml:space="preserve"> also </w:t>
      </w:r>
      <w:r w:rsidR="000E083D" w:rsidRPr="1E46AA6C">
        <w:rPr>
          <w:rFonts w:ascii="Times New Roman" w:eastAsia="Times New Roman" w:hAnsi="Times New Roman" w:cs="Times New Roman"/>
          <w:sz w:val="24"/>
          <w:szCs w:val="24"/>
        </w:rPr>
        <w:t>lacked</w:t>
      </w:r>
      <w:r w:rsidR="00A41155" w:rsidRPr="1E46AA6C">
        <w:rPr>
          <w:rFonts w:ascii="Times New Roman" w:eastAsia="Times New Roman" w:hAnsi="Times New Roman" w:cs="Times New Roman"/>
          <w:sz w:val="24"/>
          <w:szCs w:val="24"/>
        </w:rPr>
        <w:t xml:space="preserve"> the HDMI port, flash drive reader</w:t>
      </w:r>
      <w:r w:rsidR="0018566D" w:rsidRPr="1E46AA6C">
        <w:rPr>
          <w:rFonts w:ascii="Times New Roman" w:eastAsia="Times New Roman" w:hAnsi="Times New Roman" w:cs="Times New Roman"/>
          <w:sz w:val="24"/>
          <w:szCs w:val="24"/>
        </w:rPr>
        <w:t xml:space="preserve">, and WI-FI internet </w:t>
      </w:r>
      <w:r w:rsidR="000E083D" w:rsidRPr="1E46AA6C">
        <w:rPr>
          <w:rFonts w:ascii="Times New Roman" w:eastAsia="Times New Roman" w:hAnsi="Times New Roman" w:cs="Times New Roman"/>
          <w:sz w:val="24"/>
          <w:szCs w:val="24"/>
        </w:rPr>
        <w:t>connectivity</w:t>
      </w:r>
      <w:r w:rsidR="0018566D" w:rsidRPr="1E46AA6C">
        <w:rPr>
          <w:rFonts w:ascii="Times New Roman" w:eastAsia="Times New Roman" w:hAnsi="Times New Roman" w:cs="Times New Roman"/>
          <w:sz w:val="24"/>
          <w:szCs w:val="24"/>
        </w:rPr>
        <w:t xml:space="preserve"> </w:t>
      </w:r>
      <w:r w:rsidR="00864411" w:rsidRPr="1E46AA6C">
        <w:rPr>
          <w:rFonts w:ascii="Times New Roman" w:eastAsia="Times New Roman" w:hAnsi="Times New Roman" w:cs="Times New Roman"/>
          <w:sz w:val="24"/>
          <w:szCs w:val="24"/>
        </w:rPr>
        <w:t>60GB version</w:t>
      </w:r>
      <w:r w:rsidR="00EF6F01" w:rsidRPr="1E46AA6C">
        <w:rPr>
          <w:rFonts w:ascii="Times New Roman" w:eastAsia="Times New Roman" w:hAnsi="Times New Roman" w:cs="Times New Roman"/>
          <w:sz w:val="24"/>
          <w:szCs w:val="24"/>
        </w:rPr>
        <w:t xml:space="preserve">. </w:t>
      </w:r>
      <w:r w:rsidR="004114C2" w:rsidRPr="1E46AA6C">
        <w:rPr>
          <w:rFonts w:ascii="Times New Roman" w:eastAsia="Times New Roman" w:hAnsi="Times New Roman" w:cs="Times New Roman"/>
          <w:sz w:val="24"/>
          <w:szCs w:val="24"/>
        </w:rPr>
        <w:t xml:space="preserve">The first PS3 models could read both PS2 and PS1 </w:t>
      </w:r>
      <w:r w:rsidR="000E083D" w:rsidRPr="1E46AA6C">
        <w:rPr>
          <w:rFonts w:ascii="Times New Roman" w:eastAsia="Times New Roman" w:hAnsi="Times New Roman" w:cs="Times New Roman"/>
          <w:sz w:val="24"/>
          <w:szCs w:val="24"/>
        </w:rPr>
        <w:t>discs</w:t>
      </w:r>
      <w:r w:rsidR="004114C2" w:rsidRPr="1E46AA6C">
        <w:rPr>
          <w:rFonts w:ascii="Times New Roman" w:eastAsia="Times New Roman" w:hAnsi="Times New Roman" w:cs="Times New Roman"/>
          <w:sz w:val="24"/>
          <w:szCs w:val="24"/>
        </w:rPr>
        <w:t xml:space="preserve"> and play games</w:t>
      </w:r>
      <w:r w:rsidR="009E0821" w:rsidRPr="1E46AA6C">
        <w:rPr>
          <w:rFonts w:ascii="Times New Roman" w:eastAsia="Times New Roman" w:hAnsi="Times New Roman" w:cs="Times New Roman"/>
          <w:sz w:val="24"/>
          <w:szCs w:val="24"/>
        </w:rPr>
        <w:t>.</w:t>
      </w:r>
      <w:r w:rsidR="007A4CD4" w:rsidRPr="1E46AA6C">
        <w:rPr>
          <w:rFonts w:ascii="Times New Roman" w:eastAsia="Times New Roman" w:hAnsi="Times New Roman" w:cs="Times New Roman"/>
          <w:sz w:val="24"/>
          <w:szCs w:val="24"/>
        </w:rPr>
        <w:t xml:space="preserve"> </w:t>
      </w:r>
      <w:r w:rsidR="00644782">
        <w:rPr>
          <w:rFonts w:ascii="Times New Roman" w:eastAsia="Times New Roman" w:hAnsi="Times New Roman" w:cs="Times New Roman"/>
          <w:sz w:val="24"/>
          <w:szCs w:val="24"/>
        </w:rPr>
        <w:t>The console has</w:t>
      </w:r>
      <w:r w:rsidR="007A4CD4" w:rsidRPr="1E46AA6C">
        <w:rPr>
          <w:rFonts w:ascii="Times New Roman" w:eastAsia="Times New Roman" w:hAnsi="Times New Roman" w:cs="Times New Roman"/>
          <w:sz w:val="24"/>
          <w:szCs w:val="24"/>
        </w:rPr>
        <w:t xml:space="preserve"> moved from DVDs to larger storage capacity and technical capabilities of Blu-Ray </w:t>
      </w:r>
      <w:r w:rsidR="000E083D" w:rsidRPr="1E46AA6C">
        <w:rPr>
          <w:rFonts w:ascii="Times New Roman" w:eastAsia="Times New Roman" w:hAnsi="Times New Roman" w:cs="Times New Roman"/>
          <w:sz w:val="24"/>
          <w:szCs w:val="24"/>
        </w:rPr>
        <w:t>discs</w:t>
      </w:r>
      <w:r w:rsidR="00A77AF1" w:rsidRPr="1E46AA6C">
        <w:rPr>
          <w:rFonts w:ascii="Times New Roman" w:eastAsia="Times New Roman" w:hAnsi="Times New Roman" w:cs="Times New Roman"/>
          <w:sz w:val="24"/>
          <w:szCs w:val="24"/>
        </w:rPr>
        <w:t xml:space="preserve">, which allows developers from different </w:t>
      </w:r>
      <w:r w:rsidR="000E083D" w:rsidRPr="1E46AA6C">
        <w:rPr>
          <w:rFonts w:ascii="Times New Roman" w:eastAsia="Times New Roman" w:hAnsi="Times New Roman" w:cs="Times New Roman"/>
          <w:sz w:val="24"/>
          <w:szCs w:val="24"/>
        </w:rPr>
        <w:t>franchises</w:t>
      </w:r>
      <w:r w:rsidR="00A77AF1" w:rsidRPr="1E46AA6C">
        <w:rPr>
          <w:rFonts w:ascii="Times New Roman" w:eastAsia="Times New Roman" w:hAnsi="Times New Roman" w:cs="Times New Roman"/>
          <w:sz w:val="24"/>
          <w:szCs w:val="24"/>
        </w:rPr>
        <w:t xml:space="preserve"> to have greater space to </w:t>
      </w:r>
      <w:r w:rsidR="009F3C2C" w:rsidRPr="1E46AA6C">
        <w:rPr>
          <w:rFonts w:ascii="Times New Roman" w:eastAsia="Times New Roman" w:hAnsi="Times New Roman" w:cs="Times New Roman"/>
          <w:sz w:val="24"/>
          <w:szCs w:val="24"/>
        </w:rPr>
        <w:t xml:space="preserve">come out with more innovative and </w:t>
      </w:r>
      <w:r w:rsidR="008B4E9F" w:rsidRPr="1E46AA6C">
        <w:rPr>
          <w:rFonts w:ascii="Times New Roman" w:eastAsia="Times New Roman" w:hAnsi="Times New Roman" w:cs="Times New Roman"/>
          <w:sz w:val="24"/>
          <w:szCs w:val="24"/>
        </w:rPr>
        <w:t>creative worlds and stories</w:t>
      </w:r>
      <w:r w:rsidR="00011E7B" w:rsidRPr="1E46AA6C">
        <w:rPr>
          <w:rFonts w:ascii="Times New Roman" w:eastAsia="Times New Roman" w:hAnsi="Times New Roman" w:cs="Times New Roman"/>
          <w:sz w:val="24"/>
          <w:szCs w:val="24"/>
        </w:rPr>
        <w:t>.</w:t>
      </w:r>
      <w:r w:rsidR="004E0575" w:rsidRPr="1E46AA6C">
        <w:rPr>
          <w:rFonts w:ascii="Times New Roman" w:eastAsia="Times New Roman" w:hAnsi="Times New Roman" w:cs="Times New Roman"/>
          <w:sz w:val="24"/>
          <w:szCs w:val="24"/>
        </w:rPr>
        <w:t xml:space="preserve"> Fun facts, </w:t>
      </w:r>
      <w:r w:rsidR="00CA3AA5" w:rsidRPr="1E46AA6C">
        <w:rPr>
          <w:rFonts w:ascii="Times New Roman" w:eastAsia="Times New Roman" w:hAnsi="Times New Roman" w:cs="Times New Roman"/>
          <w:sz w:val="24"/>
          <w:szCs w:val="24"/>
        </w:rPr>
        <w:t xml:space="preserve">PS3 was the first Sony console to have a wireless controller and allowed players to set flagstones </w:t>
      </w:r>
      <w:r w:rsidR="00C3063C" w:rsidRPr="1E46AA6C">
        <w:rPr>
          <w:rFonts w:ascii="Times New Roman" w:eastAsia="Times New Roman" w:hAnsi="Times New Roman" w:cs="Times New Roman"/>
          <w:sz w:val="24"/>
          <w:szCs w:val="24"/>
        </w:rPr>
        <w:t>during their game journey through</w:t>
      </w:r>
      <w:r w:rsidR="006C6692" w:rsidRPr="1E46AA6C">
        <w:rPr>
          <w:rFonts w:ascii="Times New Roman" w:eastAsia="Times New Roman" w:hAnsi="Times New Roman" w:cs="Times New Roman"/>
          <w:sz w:val="24"/>
          <w:szCs w:val="24"/>
        </w:rPr>
        <w:t xml:space="preserve"> stages of collecting trophies and </w:t>
      </w:r>
      <w:r w:rsidR="00C0609D" w:rsidRPr="1E46AA6C">
        <w:rPr>
          <w:rFonts w:ascii="Times New Roman" w:eastAsia="Times New Roman" w:hAnsi="Times New Roman" w:cs="Times New Roman"/>
          <w:sz w:val="24"/>
          <w:szCs w:val="24"/>
        </w:rPr>
        <w:t>points</w:t>
      </w:r>
      <w:r w:rsidR="00EC087A" w:rsidRPr="1E46AA6C">
        <w:rPr>
          <w:rFonts w:ascii="Times New Roman" w:eastAsia="Times New Roman" w:hAnsi="Times New Roman" w:cs="Times New Roman"/>
          <w:sz w:val="24"/>
          <w:szCs w:val="24"/>
        </w:rPr>
        <w:t xml:space="preserve"> by utilizing the Internet</w:t>
      </w:r>
      <w:r w:rsidR="00012F26" w:rsidRPr="1E46AA6C">
        <w:rPr>
          <w:rFonts w:ascii="Times New Roman" w:eastAsia="Times New Roman" w:hAnsi="Times New Roman" w:cs="Times New Roman"/>
          <w:sz w:val="24"/>
          <w:szCs w:val="24"/>
        </w:rPr>
        <w:t xml:space="preserve">. Players </w:t>
      </w:r>
      <w:r w:rsidR="00C50C4C">
        <w:rPr>
          <w:rFonts w:ascii="Times New Roman" w:eastAsia="Times New Roman" w:hAnsi="Times New Roman" w:cs="Times New Roman"/>
          <w:sz w:val="24"/>
          <w:szCs w:val="24"/>
        </w:rPr>
        <w:t>can</w:t>
      </w:r>
      <w:r w:rsidR="00012F26" w:rsidRPr="1E46AA6C">
        <w:rPr>
          <w:rFonts w:ascii="Times New Roman" w:eastAsia="Times New Roman" w:hAnsi="Times New Roman" w:cs="Times New Roman"/>
          <w:sz w:val="24"/>
          <w:szCs w:val="24"/>
        </w:rPr>
        <w:t xml:space="preserve"> purchase </w:t>
      </w:r>
      <w:r w:rsidR="000E083D" w:rsidRPr="1E46AA6C">
        <w:rPr>
          <w:rFonts w:ascii="Times New Roman" w:eastAsia="Times New Roman" w:hAnsi="Times New Roman" w:cs="Times New Roman"/>
          <w:sz w:val="24"/>
          <w:szCs w:val="24"/>
        </w:rPr>
        <w:t>games</w:t>
      </w:r>
      <w:r w:rsidR="00012F26" w:rsidRPr="1E46AA6C">
        <w:rPr>
          <w:rFonts w:ascii="Times New Roman" w:eastAsia="Times New Roman" w:hAnsi="Times New Roman" w:cs="Times New Roman"/>
          <w:sz w:val="24"/>
          <w:szCs w:val="24"/>
        </w:rPr>
        <w:t xml:space="preserve"> digitally and store </w:t>
      </w:r>
      <w:r w:rsidR="000E083D" w:rsidRPr="1E46AA6C">
        <w:rPr>
          <w:rFonts w:ascii="Times New Roman" w:eastAsia="Times New Roman" w:hAnsi="Times New Roman" w:cs="Times New Roman"/>
          <w:sz w:val="24"/>
          <w:szCs w:val="24"/>
        </w:rPr>
        <w:t xml:space="preserve">them </w:t>
      </w:r>
      <w:r w:rsidR="00012F26" w:rsidRPr="1E46AA6C">
        <w:rPr>
          <w:rFonts w:ascii="Times New Roman" w:eastAsia="Times New Roman" w:hAnsi="Times New Roman" w:cs="Times New Roman"/>
          <w:sz w:val="24"/>
          <w:szCs w:val="24"/>
        </w:rPr>
        <w:t>on their console’s hard</w:t>
      </w:r>
      <w:r w:rsidR="00C0609D" w:rsidRPr="1E46AA6C">
        <w:rPr>
          <w:rFonts w:ascii="Times New Roman" w:eastAsia="Times New Roman" w:hAnsi="Times New Roman" w:cs="Times New Roman"/>
          <w:sz w:val="24"/>
          <w:szCs w:val="24"/>
        </w:rPr>
        <w:t xml:space="preserve"> drive </w:t>
      </w:r>
      <w:r w:rsidR="00BB65EF" w:rsidRPr="1E46AA6C">
        <w:rPr>
          <w:rFonts w:ascii="Times New Roman" w:eastAsia="Times New Roman" w:hAnsi="Times New Roman" w:cs="Times New Roman"/>
          <w:sz w:val="24"/>
          <w:szCs w:val="24"/>
        </w:rPr>
        <w:t>through</w:t>
      </w:r>
      <w:r w:rsidR="00C0609D" w:rsidRPr="1E46AA6C">
        <w:rPr>
          <w:rFonts w:ascii="Times New Roman" w:eastAsia="Times New Roman" w:hAnsi="Times New Roman" w:cs="Times New Roman"/>
          <w:sz w:val="24"/>
          <w:szCs w:val="24"/>
        </w:rPr>
        <w:t xml:space="preserve"> </w:t>
      </w:r>
      <w:r w:rsidR="00BB65EF" w:rsidRPr="1E46AA6C">
        <w:rPr>
          <w:rFonts w:ascii="Times New Roman" w:eastAsia="Times New Roman" w:hAnsi="Times New Roman" w:cs="Times New Roman"/>
          <w:sz w:val="24"/>
          <w:szCs w:val="24"/>
        </w:rPr>
        <w:t xml:space="preserve">the </w:t>
      </w:r>
      <w:r w:rsidR="00C0609D" w:rsidRPr="1E46AA6C">
        <w:rPr>
          <w:rFonts w:ascii="Times New Roman" w:eastAsia="Times New Roman" w:hAnsi="Times New Roman" w:cs="Times New Roman"/>
          <w:sz w:val="24"/>
          <w:szCs w:val="24"/>
        </w:rPr>
        <w:t>PlayStation store.</w:t>
      </w:r>
      <w:r w:rsidR="00BB65EF" w:rsidRPr="1E46AA6C">
        <w:rPr>
          <w:rFonts w:ascii="Times New Roman" w:eastAsia="Times New Roman" w:hAnsi="Times New Roman" w:cs="Times New Roman"/>
          <w:sz w:val="24"/>
          <w:szCs w:val="24"/>
        </w:rPr>
        <w:t xml:space="preserve"> Even though </w:t>
      </w:r>
      <w:r w:rsidR="000E083D" w:rsidRPr="1E46AA6C">
        <w:rPr>
          <w:rFonts w:ascii="Times New Roman" w:eastAsia="Times New Roman" w:hAnsi="Times New Roman" w:cs="Times New Roman"/>
          <w:sz w:val="24"/>
          <w:szCs w:val="24"/>
        </w:rPr>
        <w:t xml:space="preserve">the </w:t>
      </w:r>
      <w:r w:rsidR="00BB65EF" w:rsidRPr="1E46AA6C">
        <w:rPr>
          <w:rFonts w:ascii="Times New Roman" w:eastAsia="Times New Roman" w:hAnsi="Times New Roman" w:cs="Times New Roman"/>
          <w:sz w:val="24"/>
          <w:szCs w:val="24"/>
        </w:rPr>
        <w:t xml:space="preserve">PS3 </w:t>
      </w:r>
      <w:r w:rsidR="00DE4AAE" w:rsidRPr="1E46AA6C">
        <w:rPr>
          <w:rFonts w:ascii="Times New Roman" w:eastAsia="Times New Roman" w:hAnsi="Times New Roman" w:cs="Times New Roman"/>
          <w:sz w:val="24"/>
          <w:szCs w:val="24"/>
        </w:rPr>
        <w:t xml:space="preserve">was a flop with a minimum of $499 </w:t>
      </w:r>
      <w:r w:rsidR="00C10D62" w:rsidRPr="1E46AA6C">
        <w:rPr>
          <w:rFonts w:ascii="Times New Roman" w:eastAsia="Times New Roman" w:hAnsi="Times New Roman" w:cs="Times New Roman"/>
          <w:sz w:val="24"/>
          <w:szCs w:val="24"/>
        </w:rPr>
        <w:t xml:space="preserve">as it didn’t sell </w:t>
      </w:r>
      <w:r w:rsidR="000E083D" w:rsidRPr="1E46AA6C">
        <w:rPr>
          <w:rFonts w:ascii="Times New Roman" w:eastAsia="Times New Roman" w:hAnsi="Times New Roman" w:cs="Times New Roman"/>
          <w:sz w:val="24"/>
          <w:szCs w:val="24"/>
        </w:rPr>
        <w:t xml:space="preserve">as </w:t>
      </w:r>
      <w:r w:rsidR="00C10D62" w:rsidRPr="1E46AA6C">
        <w:rPr>
          <w:rFonts w:ascii="Times New Roman" w:eastAsia="Times New Roman" w:hAnsi="Times New Roman" w:cs="Times New Roman"/>
          <w:sz w:val="24"/>
          <w:szCs w:val="24"/>
        </w:rPr>
        <w:t>much anywhere as th</w:t>
      </w:r>
      <w:r w:rsidR="00450B77" w:rsidRPr="1E46AA6C">
        <w:rPr>
          <w:rFonts w:ascii="Times New Roman" w:eastAsia="Times New Roman" w:hAnsi="Times New Roman" w:cs="Times New Roman"/>
          <w:sz w:val="24"/>
          <w:szCs w:val="24"/>
        </w:rPr>
        <w:t>e previous console</w:t>
      </w:r>
      <w:r w:rsidR="000E083D" w:rsidRPr="1E46AA6C">
        <w:rPr>
          <w:rFonts w:ascii="Times New Roman" w:eastAsia="Times New Roman" w:hAnsi="Times New Roman" w:cs="Times New Roman"/>
          <w:sz w:val="24"/>
          <w:szCs w:val="24"/>
        </w:rPr>
        <w:t>,</w:t>
      </w:r>
      <w:r w:rsidR="00A0357A" w:rsidRPr="1E46AA6C">
        <w:rPr>
          <w:rFonts w:ascii="Times New Roman" w:eastAsia="Times New Roman" w:hAnsi="Times New Roman" w:cs="Times New Roman"/>
          <w:sz w:val="24"/>
          <w:szCs w:val="24"/>
        </w:rPr>
        <w:t xml:space="preserve"> Sony managed to offer players some unforgettable and incredible experiences for their fanbase.</w:t>
      </w:r>
      <w:r w:rsidR="00E25DA0" w:rsidRPr="1E46AA6C">
        <w:rPr>
          <w:rFonts w:ascii="Times New Roman" w:eastAsia="Times New Roman" w:hAnsi="Times New Roman" w:cs="Times New Roman"/>
          <w:sz w:val="24"/>
          <w:szCs w:val="24"/>
        </w:rPr>
        <w:t xml:space="preserve"> On September </w:t>
      </w:r>
      <w:r w:rsidR="000E083D" w:rsidRPr="1E46AA6C">
        <w:rPr>
          <w:rFonts w:ascii="Times New Roman" w:eastAsia="Times New Roman" w:hAnsi="Times New Roman" w:cs="Times New Roman"/>
          <w:sz w:val="24"/>
          <w:szCs w:val="24"/>
        </w:rPr>
        <w:t>1st,</w:t>
      </w:r>
      <w:r w:rsidR="00E25DA0" w:rsidRPr="1E46AA6C">
        <w:rPr>
          <w:rFonts w:ascii="Times New Roman" w:eastAsia="Times New Roman" w:hAnsi="Times New Roman" w:cs="Times New Roman"/>
          <w:sz w:val="24"/>
          <w:szCs w:val="24"/>
        </w:rPr>
        <w:t xml:space="preserve"> 2009, Sony released</w:t>
      </w:r>
      <w:r w:rsidR="005A57DB" w:rsidRPr="1E46AA6C">
        <w:rPr>
          <w:rFonts w:ascii="Times New Roman" w:eastAsia="Times New Roman" w:hAnsi="Times New Roman" w:cs="Times New Roman"/>
          <w:sz w:val="24"/>
          <w:szCs w:val="24"/>
        </w:rPr>
        <w:t xml:space="preserve"> both</w:t>
      </w:r>
      <w:r w:rsidR="00E25DA0" w:rsidRPr="1E46AA6C">
        <w:rPr>
          <w:rFonts w:ascii="Times New Roman" w:eastAsia="Times New Roman" w:hAnsi="Times New Roman" w:cs="Times New Roman"/>
          <w:sz w:val="24"/>
          <w:szCs w:val="24"/>
        </w:rPr>
        <w:t xml:space="preserve"> </w:t>
      </w:r>
      <w:r w:rsidR="006E00BC">
        <w:rPr>
          <w:rFonts w:ascii="Times New Roman" w:eastAsia="Times New Roman" w:hAnsi="Times New Roman" w:cs="Times New Roman"/>
          <w:sz w:val="24"/>
          <w:szCs w:val="24"/>
        </w:rPr>
        <w:t xml:space="preserve">the </w:t>
      </w:r>
      <w:r w:rsidR="00E25DA0" w:rsidRPr="1E46AA6C">
        <w:rPr>
          <w:rFonts w:ascii="Times New Roman" w:eastAsia="Times New Roman" w:hAnsi="Times New Roman" w:cs="Times New Roman"/>
          <w:sz w:val="24"/>
          <w:szCs w:val="24"/>
        </w:rPr>
        <w:t>PS3 Slim</w:t>
      </w:r>
      <w:r w:rsidR="005A57DB" w:rsidRPr="1E46AA6C">
        <w:rPr>
          <w:rFonts w:ascii="Times New Roman" w:eastAsia="Times New Roman" w:hAnsi="Times New Roman" w:cs="Times New Roman"/>
          <w:sz w:val="24"/>
          <w:szCs w:val="24"/>
        </w:rPr>
        <w:t xml:space="preserve"> and Super Slim on Septembe</w:t>
      </w:r>
      <w:r w:rsidR="00DD1DEC" w:rsidRPr="1E46AA6C">
        <w:rPr>
          <w:rFonts w:ascii="Times New Roman" w:eastAsia="Times New Roman" w:hAnsi="Times New Roman" w:cs="Times New Roman"/>
          <w:sz w:val="24"/>
          <w:szCs w:val="24"/>
        </w:rPr>
        <w:t>r 25</w:t>
      </w:r>
      <w:r w:rsidR="00DD1DEC" w:rsidRPr="1E46AA6C">
        <w:rPr>
          <w:rFonts w:ascii="Times New Roman" w:eastAsia="Times New Roman" w:hAnsi="Times New Roman" w:cs="Times New Roman"/>
          <w:sz w:val="24"/>
          <w:szCs w:val="24"/>
          <w:vertAlign w:val="superscript"/>
        </w:rPr>
        <w:t>th</w:t>
      </w:r>
      <w:r w:rsidR="00DD1DEC" w:rsidRPr="1E46AA6C">
        <w:rPr>
          <w:rFonts w:ascii="Times New Roman" w:eastAsia="Times New Roman" w:hAnsi="Times New Roman" w:cs="Times New Roman"/>
          <w:sz w:val="24"/>
          <w:szCs w:val="24"/>
        </w:rPr>
        <w:t>, 2012,</w:t>
      </w:r>
      <w:r w:rsidR="00E25DA0" w:rsidRPr="1E46AA6C">
        <w:rPr>
          <w:rFonts w:ascii="Times New Roman" w:eastAsia="Times New Roman" w:hAnsi="Times New Roman" w:cs="Times New Roman"/>
          <w:sz w:val="24"/>
          <w:szCs w:val="24"/>
        </w:rPr>
        <w:t xml:space="preserve"> which was not only slimmer but also much cheaper</w:t>
      </w:r>
      <w:r w:rsidR="00AE3F3D" w:rsidRPr="1E46AA6C">
        <w:rPr>
          <w:rFonts w:ascii="Times New Roman" w:eastAsia="Times New Roman" w:hAnsi="Times New Roman" w:cs="Times New Roman"/>
          <w:sz w:val="24"/>
          <w:szCs w:val="24"/>
        </w:rPr>
        <w:t xml:space="preserve">. </w:t>
      </w:r>
      <w:r w:rsidR="00050ABC" w:rsidRPr="1E46AA6C">
        <w:rPr>
          <w:rFonts w:ascii="Times New Roman" w:eastAsia="Times New Roman" w:hAnsi="Times New Roman" w:cs="Times New Roman"/>
          <w:sz w:val="24"/>
          <w:szCs w:val="24"/>
        </w:rPr>
        <w:t>H</w:t>
      </w:r>
      <w:r w:rsidR="00E4331D" w:rsidRPr="1E46AA6C">
        <w:rPr>
          <w:rFonts w:ascii="Times New Roman" w:eastAsia="Times New Roman" w:hAnsi="Times New Roman" w:cs="Times New Roman"/>
          <w:sz w:val="24"/>
          <w:szCs w:val="24"/>
        </w:rPr>
        <w:t xml:space="preserve">owever, </w:t>
      </w:r>
      <w:r w:rsidR="000E083D" w:rsidRPr="1E46AA6C">
        <w:rPr>
          <w:rFonts w:ascii="Times New Roman" w:eastAsia="Times New Roman" w:hAnsi="Times New Roman" w:cs="Times New Roman"/>
          <w:sz w:val="24"/>
          <w:szCs w:val="24"/>
        </w:rPr>
        <w:t xml:space="preserve">the </w:t>
      </w:r>
      <w:r w:rsidR="00E4331D" w:rsidRPr="1E46AA6C">
        <w:rPr>
          <w:rFonts w:ascii="Times New Roman" w:eastAsia="Times New Roman" w:hAnsi="Times New Roman" w:cs="Times New Roman"/>
          <w:sz w:val="24"/>
          <w:szCs w:val="24"/>
        </w:rPr>
        <w:t>PS</w:t>
      </w:r>
      <w:r w:rsidR="006E6595" w:rsidRPr="1E46AA6C">
        <w:rPr>
          <w:rFonts w:ascii="Times New Roman" w:eastAsia="Times New Roman" w:hAnsi="Times New Roman" w:cs="Times New Roman"/>
          <w:sz w:val="24"/>
          <w:szCs w:val="24"/>
        </w:rPr>
        <w:t xml:space="preserve">3 </w:t>
      </w:r>
      <w:r w:rsidR="000E083D" w:rsidRPr="1E46AA6C">
        <w:rPr>
          <w:rFonts w:ascii="Times New Roman" w:eastAsia="Times New Roman" w:hAnsi="Times New Roman" w:cs="Times New Roman"/>
          <w:sz w:val="24"/>
          <w:szCs w:val="24"/>
        </w:rPr>
        <w:t>Slim</w:t>
      </w:r>
      <w:r w:rsidR="006E6595" w:rsidRPr="1E46AA6C">
        <w:rPr>
          <w:rFonts w:ascii="Times New Roman" w:eastAsia="Times New Roman" w:hAnsi="Times New Roman" w:cs="Times New Roman"/>
          <w:sz w:val="24"/>
          <w:szCs w:val="24"/>
        </w:rPr>
        <w:t xml:space="preserve"> was not much of a success because it</w:t>
      </w:r>
      <w:r w:rsidR="00635AE7" w:rsidRPr="1E46AA6C">
        <w:rPr>
          <w:rFonts w:ascii="Times New Roman" w:eastAsia="Times New Roman" w:hAnsi="Times New Roman" w:cs="Times New Roman"/>
          <w:sz w:val="24"/>
          <w:szCs w:val="24"/>
        </w:rPr>
        <w:t xml:space="preserve"> </w:t>
      </w:r>
      <w:r w:rsidR="000E083D" w:rsidRPr="1E46AA6C">
        <w:rPr>
          <w:rFonts w:ascii="Times New Roman" w:eastAsia="Times New Roman" w:hAnsi="Times New Roman" w:cs="Times New Roman"/>
          <w:sz w:val="24"/>
          <w:szCs w:val="24"/>
        </w:rPr>
        <w:t>consisted</w:t>
      </w:r>
      <w:r w:rsidR="00635AE7" w:rsidRPr="1E46AA6C">
        <w:rPr>
          <w:rFonts w:ascii="Times New Roman" w:eastAsia="Times New Roman" w:hAnsi="Times New Roman" w:cs="Times New Roman"/>
          <w:sz w:val="24"/>
          <w:szCs w:val="24"/>
        </w:rPr>
        <w:t xml:space="preserve"> of</w:t>
      </w:r>
      <w:r w:rsidR="006E6595" w:rsidRPr="1E46AA6C">
        <w:rPr>
          <w:rFonts w:ascii="Times New Roman" w:eastAsia="Times New Roman" w:hAnsi="Times New Roman" w:cs="Times New Roman"/>
          <w:sz w:val="24"/>
          <w:szCs w:val="24"/>
        </w:rPr>
        <w:t xml:space="preserve"> few ports and </w:t>
      </w:r>
      <w:r w:rsidR="009A56EF" w:rsidRPr="1E46AA6C">
        <w:rPr>
          <w:rFonts w:ascii="Times New Roman" w:eastAsia="Times New Roman" w:hAnsi="Times New Roman" w:cs="Times New Roman"/>
          <w:sz w:val="24"/>
          <w:szCs w:val="24"/>
        </w:rPr>
        <w:t>didn’t feature th</w:t>
      </w:r>
      <w:r w:rsidR="00DF7740" w:rsidRPr="1E46AA6C">
        <w:rPr>
          <w:rFonts w:ascii="Times New Roman" w:eastAsia="Times New Roman" w:hAnsi="Times New Roman" w:cs="Times New Roman"/>
          <w:sz w:val="24"/>
          <w:szCs w:val="24"/>
        </w:rPr>
        <w:t>e ability to play PS2 games and storage was limited.</w:t>
      </w:r>
    </w:p>
    <w:p w14:paraId="2AE06C18" w14:textId="4B8399B6" w:rsidR="003D4349" w:rsidRDefault="003D4349"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On November 15</w:t>
      </w:r>
      <w:r w:rsidRPr="1E46AA6C">
        <w:rPr>
          <w:rFonts w:ascii="Times New Roman" w:eastAsia="Times New Roman" w:hAnsi="Times New Roman" w:cs="Times New Roman"/>
          <w:sz w:val="24"/>
          <w:szCs w:val="24"/>
          <w:vertAlign w:val="superscript"/>
        </w:rPr>
        <w:t>th</w:t>
      </w:r>
      <w:r w:rsidR="000E083D" w:rsidRPr="1E46AA6C">
        <w:rPr>
          <w:rFonts w:ascii="Times New Roman" w:eastAsia="Times New Roman" w:hAnsi="Times New Roman" w:cs="Times New Roman"/>
          <w:sz w:val="24"/>
          <w:szCs w:val="24"/>
        </w:rPr>
        <w:t>,</w:t>
      </w:r>
      <w:r w:rsidRPr="1E46AA6C">
        <w:rPr>
          <w:rFonts w:ascii="Times New Roman" w:eastAsia="Times New Roman" w:hAnsi="Times New Roman" w:cs="Times New Roman"/>
          <w:sz w:val="24"/>
          <w:szCs w:val="24"/>
        </w:rPr>
        <w:t xml:space="preserve"> 2013</w:t>
      </w:r>
      <w:r w:rsidR="00B34E2B" w:rsidRPr="1E46AA6C">
        <w:rPr>
          <w:rFonts w:ascii="Times New Roman" w:eastAsia="Times New Roman" w:hAnsi="Times New Roman" w:cs="Times New Roman"/>
          <w:sz w:val="24"/>
          <w:szCs w:val="24"/>
        </w:rPr>
        <w:t xml:space="preserve">, Sony released PlayStation 4 </w:t>
      </w:r>
      <w:r w:rsidR="00F91BE1" w:rsidRPr="1E46AA6C">
        <w:rPr>
          <w:rFonts w:ascii="Times New Roman" w:eastAsia="Times New Roman" w:hAnsi="Times New Roman" w:cs="Times New Roman"/>
          <w:sz w:val="24"/>
          <w:szCs w:val="24"/>
        </w:rPr>
        <w:t xml:space="preserve">and it was a huge success. Since the </w:t>
      </w:r>
      <w:r w:rsidR="000E083D" w:rsidRPr="1E46AA6C">
        <w:rPr>
          <w:rFonts w:ascii="Times New Roman" w:eastAsia="Times New Roman" w:hAnsi="Times New Roman" w:cs="Times New Roman"/>
          <w:sz w:val="24"/>
          <w:szCs w:val="24"/>
        </w:rPr>
        <w:t>release</w:t>
      </w:r>
      <w:r w:rsidR="00F91BE1" w:rsidRPr="1E46AA6C">
        <w:rPr>
          <w:rFonts w:ascii="Times New Roman" w:eastAsia="Times New Roman" w:hAnsi="Times New Roman" w:cs="Times New Roman"/>
          <w:sz w:val="24"/>
          <w:szCs w:val="24"/>
        </w:rPr>
        <w:t xml:space="preserve"> of PS3, Sony </w:t>
      </w:r>
      <w:r w:rsidR="006E00BC">
        <w:rPr>
          <w:rFonts w:ascii="Times New Roman" w:eastAsia="Times New Roman" w:hAnsi="Times New Roman" w:cs="Times New Roman"/>
          <w:sz w:val="24"/>
          <w:szCs w:val="24"/>
        </w:rPr>
        <w:t>has been brainstorming on</w:t>
      </w:r>
      <w:r w:rsidR="00162999" w:rsidRPr="1E46AA6C">
        <w:rPr>
          <w:rFonts w:ascii="Times New Roman" w:eastAsia="Times New Roman" w:hAnsi="Times New Roman" w:cs="Times New Roman"/>
          <w:sz w:val="24"/>
          <w:szCs w:val="24"/>
        </w:rPr>
        <w:t xml:space="preserve"> </w:t>
      </w:r>
      <w:r w:rsidR="00CF45C6" w:rsidRPr="1E46AA6C">
        <w:rPr>
          <w:rFonts w:ascii="Times New Roman" w:eastAsia="Times New Roman" w:hAnsi="Times New Roman" w:cs="Times New Roman"/>
          <w:sz w:val="24"/>
          <w:szCs w:val="24"/>
        </w:rPr>
        <w:t xml:space="preserve">a console </w:t>
      </w:r>
      <w:r w:rsidR="009E071A" w:rsidRPr="1E46AA6C">
        <w:rPr>
          <w:rFonts w:ascii="Times New Roman" w:eastAsia="Times New Roman" w:hAnsi="Times New Roman" w:cs="Times New Roman"/>
          <w:sz w:val="24"/>
          <w:szCs w:val="24"/>
        </w:rPr>
        <w:t>that would give developers greater creative freedom for their consumers.</w:t>
      </w:r>
      <w:r w:rsidR="004A5B2D" w:rsidRPr="1E46AA6C">
        <w:rPr>
          <w:rFonts w:ascii="Times New Roman" w:eastAsia="Times New Roman" w:hAnsi="Times New Roman" w:cs="Times New Roman"/>
          <w:sz w:val="24"/>
          <w:szCs w:val="24"/>
        </w:rPr>
        <w:t xml:space="preserve"> PS4 entered </w:t>
      </w:r>
      <w:r w:rsidR="000E083D" w:rsidRPr="1E46AA6C">
        <w:rPr>
          <w:rFonts w:ascii="Times New Roman" w:eastAsia="Times New Roman" w:hAnsi="Times New Roman" w:cs="Times New Roman"/>
          <w:sz w:val="24"/>
          <w:szCs w:val="24"/>
        </w:rPr>
        <w:t xml:space="preserve">the </w:t>
      </w:r>
      <w:r w:rsidR="004A5B2D" w:rsidRPr="1E46AA6C">
        <w:rPr>
          <w:rFonts w:ascii="Times New Roman" w:eastAsia="Times New Roman" w:hAnsi="Times New Roman" w:cs="Times New Roman"/>
          <w:sz w:val="24"/>
          <w:szCs w:val="24"/>
        </w:rPr>
        <w:t>development phase in 200</w:t>
      </w:r>
      <w:r w:rsidR="000126CE" w:rsidRPr="1E46AA6C">
        <w:rPr>
          <w:rFonts w:ascii="Times New Roman" w:eastAsia="Times New Roman" w:hAnsi="Times New Roman" w:cs="Times New Roman"/>
          <w:sz w:val="24"/>
          <w:szCs w:val="24"/>
        </w:rPr>
        <w:t xml:space="preserve">8 and has </w:t>
      </w:r>
      <w:r w:rsidR="000E083D" w:rsidRPr="1E46AA6C">
        <w:rPr>
          <w:rFonts w:ascii="Times New Roman" w:eastAsia="Times New Roman" w:hAnsi="Times New Roman" w:cs="Times New Roman"/>
          <w:sz w:val="24"/>
          <w:szCs w:val="24"/>
        </w:rPr>
        <w:t>built</w:t>
      </w:r>
      <w:r w:rsidR="000126CE" w:rsidRPr="1E46AA6C">
        <w:rPr>
          <w:rFonts w:ascii="Times New Roman" w:eastAsia="Times New Roman" w:hAnsi="Times New Roman" w:cs="Times New Roman"/>
          <w:sz w:val="24"/>
          <w:szCs w:val="24"/>
        </w:rPr>
        <w:t xml:space="preserve"> up </w:t>
      </w:r>
      <w:r w:rsidR="000E083D" w:rsidRPr="1E46AA6C">
        <w:rPr>
          <w:rFonts w:ascii="Times New Roman" w:eastAsia="Times New Roman" w:hAnsi="Times New Roman" w:cs="Times New Roman"/>
          <w:sz w:val="24"/>
          <w:szCs w:val="24"/>
        </w:rPr>
        <w:t>rumors</w:t>
      </w:r>
      <w:r w:rsidR="0044102B" w:rsidRPr="1E46AA6C">
        <w:rPr>
          <w:rFonts w:ascii="Times New Roman" w:eastAsia="Times New Roman" w:hAnsi="Times New Roman" w:cs="Times New Roman"/>
          <w:sz w:val="24"/>
          <w:szCs w:val="24"/>
        </w:rPr>
        <w:t xml:space="preserve"> for </w:t>
      </w:r>
      <w:r w:rsidR="000E083D" w:rsidRPr="1E46AA6C">
        <w:rPr>
          <w:rFonts w:ascii="Times New Roman" w:eastAsia="Times New Roman" w:hAnsi="Times New Roman" w:cs="Times New Roman"/>
          <w:sz w:val="24"/>
          <w:szCs w:val="24"/>
        </w:rPr>
        <w:t xml:space="preserve">the </w:t>
      </w:r>
      <w:r w:rsidR="000126CE" w:rsidRPr="1E46AA6C">
        <w:rPr>
          <w:rFonts w:ascii="Times New Roman" w:eastAsia="Times New Roman" w:hAnsi="Times New Roman" w:cs="Times New Roman"/>
          <w:sz w:val="24"/>
          <w:szCs w:val="24"/>
        </w:rPr>
        <w:t xml:space="preserve">release </w:t>
      </w:r>
      <w:r w:rsidR="000F066B" w:rsidRPr="1E46AA6C">
        <w:rPr>
          <w:rFonts w:ascii="Times New Roman" w:eastAsia="Times New Roman" w:hAnsi="Times New Roman" w:cs="Times New Roman"/>
          <w:sz w:val="24"/>
          <w:szCs w:val="24"/>
        </w:rPr>
        <w:t>of</w:t>
      </w:r>
      <w:r w:rsidR="000126CE" w:rsidRPr="1E46AA6C">
        <w:rPr>
          <w:rFonts w:ascii="Times New Roman" w:eastAsia="Times New Roman" w:hAnsi="Times New Roman" w:cs="Times New Roman"/>
          <w:sz w:val="24"/>
          <w:szCs w:val="24"/>
        </w:rPr>
        <w:t xml:space="preserve"> the new console</w:t>
      </w:r>
      <w:r w:rsidR="000F066B" w:rsidRPr="1E46AA6C">
        <w:rPr>
          <w:rFonts w:ascii="Times New Roman" w:eastAsia="Times New Roman" w:hAnsi="Times New Roman" w:cs="Times New Roman"/>
          <w:sz w:val="24"/>
          <w:szCs w:val="24"/>
        </w:rPr>
        <w:t xml:space="preserve">. </w:t>
      </w:r>
      <w:r w:rsidR="00353129" w:rsidRPr="1E46AA6C">
        <w:rPr>
          <w:rFonts w:ascii="Times New Roman" w:eastAsia="Times New Roman" w:hAnsi="Times New Roman" w:cs="Times New Roman"/>
          <w:sz w:val="24"/>
          <w:szCs w:val="24"/>
        </w:rPr>
        <w:t xml:space="preserve">This time PS4 was </w:t>
      </w:r>
      <w:r w:rsidR="00165C06">
        <w:rPr>
          <w:rFonts w:ascii="Times New Roman" w:eastAsia="Times New Roman" w:hAnsi="Times New Roman" w:cs="Times New Roman"/>
          <w:sz w:val="24"/>
          <w:szCs w:val="24"/>
        </w:rPr>
        <w:t>much</w:t>
      </w:r>
      <w:r w:rsidR="00353129" w:rsidRPr="1E46AA6C">
        <w:rPr>
          <w:rFonts w:ascii="Times New Roman" w:eastAsia="Times New Roman" w:hAnsi="Times New Roman" w:cs="Times New Roman"/>
          <w:sz w:val="24"/>
          <w:szCs w:val="24"/>
        </w:rPr>
        <w:t xml:space="preserve"> superior to its competitor, Xbox One </w:t>
      </w:r>
      <w:r w:rsidR="00E90C0F" w:rsidRPr="1E46AA6C">
        <w:rPr>
          <w:rFonts w:ascii="Times New Roman" w:eastAsia="Times New Roman" w:hAnsi="Times New Roman" w:cs="Times New Roman"/>
          <w:sz w:val="24"/>
          <w:szCs w:val="24"/>
        </w:rPr>
        <w:t xml:space="preserve">by selling at a cheaper price of $399 compared to Xbox </w:t>
      </w:r>
      <w:r w:rsidR="000E083D" w:rsidRPr="1E46AA6C">
        <w:rPr>
          <w:rFonts w:ascii="Times New Roman" w:eastAsia="Times New Roman" w:hAnsi="Times New Roman" w:cs="Times New Roman"/>
          <w:sz w:val="24"/>
          <w:szCs w:val="24"/>
        </w:rPr>
        <w:t>One</w:t>
      </w:r>
      <w:r w:rsidR="00E90C0F" w:rsidRPr="1E46AA6C">
        <w:rPr>
          <w:rFonts w:ascii="Times New Roman" w:eastAsia="Times New Roman" w:hAnsi="Times New Roman" w:cs="Times New Roman"/>
          <w:sz w:val="24"/>
          <w:szCs w:val="24"/>
        </w:rPr>
        <w:t xml:space="preserve"> which cost $499</w:t>
      </w:r>
      <w:r w:rsidR="00075229" w:rsidRPr="1E46AA6C">
        <w:rPr>
          <w:rFonts w:ascii="Times New Roman" w:eastAsia="Times New Roman" w:hAnsi="Times New Roman" w:cs="Times New Roman"/>
          <w:sz w:val="24"/>
          <w:szCs w:val="24"/>
        </w:rPr>
        <w:t xml:space="preserve"> by outselling it almost 3 to 1.</w:t>
      </w:r>
    </w:p>
    <w:p w14:paraId="5640A21C" w14:textId="45E561D9" w:rsidR="008A25AE" w:rsidRDefault="002C5561"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The reason why PS4 outsells Xbox is </w:t>
      </w:r>
      <w:r w:rsidR="003D2119" w:rsidRPr="1E46AA6C">
        <w:rPr>
          <w:rFonts w:ascii="Times New Roman" w:eastAsia="Times New Roman" w:hAnsi="Times New Roman" w:cs="Times New Roman"/>
          <w:sz w:val="24"/>
          <w:szCs w:val="24"/>
        </w:rPr>
        <w:t xml:space="preserve">largely due to its impressive </w:t>
      </w:r>
      <w:r w:rsidR="008627CF" w:rsidRPr="1E46AA6C">
        <w:rPr>
          <w:rFonts w:ascii="Times New Roman" w:eastAsia="Times New Roman" w:hAnsi="Times New Roman" w:cs="Times New Roman"/>
          <w:sz w:val="24"/>
          <w:szCs w:val="24"/>
        </w:rPr>
        <w:t>launch titles of the console</w:t>
      </w:r>
      <w:r w:rsidR="00F67C62" w:rsidRPr="1E46AA6C">
        <w:rPr>
          <w:rFonts w:ascii="Times New Roman" w:eastAsia="Times New Roman" w:hAnsi="Times New Roman" w:cs="Times New Roman"/>
          <w:sz w:val="24"/>
          <w:szCs w:val="24"/>
        </w:rPr>
        <w:t xml:space="preserve"> and Sony </w:t>
      </w:r>
      <w:r w:rsidR="00BA5BA1" w:rsidRPr="1E46AA6C">
        <w:rPr>
          <w:rFonts w:ascii="Times New Roman" w:eastAsia="Times New Roman" w:hAnsi="Times New Roman" w:cs="Times New Roman"/>
          <w:sz w:val="24"/>
          <w:szCs w:val="24"/>
        </w:rPr>
        <w:t xml:space="preserve">is incredibly good at utilizing their marketing strategy </w:t>
      </w:r>
      <w:r w:rsidR="005C7513" w:rsidRPr="1E46AA6C">
        <w:rPr>
          <w:rFonts w:ascii="Times New Roman" w:eastAsia="Times New Roman" w:hAnsi="Times New Roman" w:cs="Times New Roman"/>
          <w:sz w:val="24"/>
          <w:szCs w:val="24"/>
        </w:rPr>
        <w:t xml:space="preserve">to target the right </w:t>
      </w:r>
      <w:r w:rsidR="0059545B" w:rsidRPr="1E46AA6C">
        <w:rPr>
          <w:rFonts w:ascii="Times New Roman" w:eastAsia="Times New Roman" w:hAnsi="Times New Roman" w:cs="Times New Roman"/>
          <w:sz w:val="24"/>
          <w:szCs w:val="24"/>
        </w:rPr>
        <w:t>consumers. I</w:t>
      </w:r>
      <w:r w:rsidR="00434466" w:rsidRPr="1E46AA6C">
        <w:rPr>
          <w:rFonts w:ascii="Times New Roman" w:eastAsia="Times New Roman" w:hAnsi="Times New Roman" w:cs="Times New Roman"/>
          <w:sz w:val="24"/>
          <w:szCs w:val="24"/>
        </w:rPr>
        <w:t>n</w:t>
      </w:r>
      <w:r w:rsidR="00942BE8" w:rsidRPr="1E46AA6C">
        <w:rPr>
          <w:rFonts w:ascii="Times New Roman" w:eastAsia="Times New Roman" w:hAnsi="Times New Roman" w:cs="Times New Roman"/>
          <w:sz w:val="24"/>
          <w:szCs w:val="24"/>
        </w:rPr>
        <w:t xml:space="preserve"> addition</w:t>
      </w:r>
      <w:r w:rsidR="0059545B" w:rsidRPr="1E46AA6C">
        <w:rPr>
          <w:rFonts w:ascii="Times New Roman" w:eastAsia="Times New Roman" w:hAnsi="Times New Roman" w:cs="Times New Roman"/>
          <w:sz w:val="24"/>
          <w:szCs w:val="24"/>
        </w:rPr>
        <w:t xml:space="preserve">, the console itself has some non-gaming aspects which </w:t>
      </w:r>
      <w:r w:rsidR="00434466" w:rsidRPr="1E46AA6C">
        <w:rPr>
          <w:rFonts w:ascii="Times New Roman" w:eastAsia="Times New Roman" w:hAnsi="Times New Roman" w:cs="Times New Roman"/>
          <w:sz w:val="24"/>
          <w:szCs w:val="24"/>
        </w:rPr>
        <w:t>include</w:t>
      </w:r>
      <w:r w:rsidR="0059545B" w:rsidRPr="1E46AA6C">
        <w:rPr>
          <w:rFonts w:ascii="Times New Roman" w:eastAsia="Times New Roman" w:hAnsi="Times New Roman" w:cs="Times New Roman"/>
          <w:sz w:val="24"/>
          <w:szCs w:val="24"/>
        </w:rPr>
        <w:t xml:space="preserve"> the </w:t>
      </w:r>
      <w:r w:rsidR="00A043D1" w:rsidRPr="1E46AA6C">
        <w:rPr>
          <w:rFonts w:ascii="Times New Roman" w:eastAsia="Times New Roman" w:hAnsi="Times New Roman" w:cs="Times New Roman"/>
          <w:sz w:val="24"/>
          <w:szCs w:val="24"/>
        </w:rPr>
        <w:t>integration</w:t>
      </w:r>
      <w:r w:rsidR="0059545B" w:rsidRPr="1E46AA6C">
        <w:rPr>
          <w:rFonts w:ascii="Times New Roman" w:eastAsia="Times New Roman" w:hAnsi="Times New Roman" w:cs="Times New Roman"/>
          <w:sz w:val="24"/>
          <w:szCs w:val="24"/>
        </w:rPr>
        <w:t xml:space="preserve"> of cable smart TV and basic voice control.</w:t>
      </w:r>
      <w:r w:rsidR="00CA2DA4" w:rsidRPr="1E46AA6C">
        <w:rPr>
          <w:rFonts w:ascii="Times New Roman" w:eastAsia="Times New Roman" w:hAnsi="Times New Roman" w:cs="Times New Roman"/>
          <w:sz w:val="24"/>
          <w:szCs w:val="24"/>
        </w:rPr>
        <w:t xml:space="preserve"> Speaking of </w:t>
      </w:r>
      <w:r w:rsidR="00434466" w:rsidRPr="1E46AA6C">
        <w:rPr>
          <w:rFonts w:ascii="Times New Roman" w:eastAsia="Times New Roman" w:hAnsi="Times New Roman" w:cs="Times New Roman"/>
          <w:sz w:val="24"/>
          <w:szCs w:val="24"/>
        </w:rPr>
        <w:t>user</w:t>
      </w:r>
      <w:r w:rsidR="00CA2DA4" w:rsidRPr="1E46AA6C">
        <w:rPr>
          <w:rFonts w:ascii="Times New Roman" w:eastAsia="Times New Roman" w:hAnsi="Times New Roman" w:cs="Times New Roman"/>
          <w:sz w:val="24"/>
          <w:szCs w:val="24"/>
        </w:rPr>
        <w:t xml:space="preserve"> experience, PS4 featured a range of options for them to interact, for example, the ability to </w:t>
      </w:r>
      <w:r w:rsidR="00CE6377" w:rsidRPr="1E46AA6C">
        <w:rPr>
          <w:rFonts w:ascii="Times New Roman" w:eastAsia="Times New Roman" w:hAnsi="Times New Roman" w:cs="Times New Roman"/>
          <w:sz w:val="24"/>
          <w:szCs w:val="24"/>
        </w:rPr>
        <w:t>create social</w:t>
      </w:r>
      <w:r w:rsidR="00660CDC" w:rsidRPr="1E46AA6C">
        <w:rPr>
          <w:rFonts w:ascii="Times New Roman" w:eastAsia="Times New Roman" w:hAnsi="Times New Roman" w:cs="Times New Roman"/>
          <w:sz w:val="24"/>
          <w:szCs w:val="24"/>
        </w:rPr>
        <w:t xml:space="preserve"> groups based on their </w:t>
      </w:r>
      <w:r w:rsidR="00375929">
        <w:rPr>
          <w:rFonts w:ascii="Times New Roman" w:eastAsia="Times New Roman" w:hAnsi="Times New Roman" w:cs="Times New Roman"/>
          <w:sz w:val="24"/>
          <w:szCs w:val="24"/>
        </w:rPr>
        <w:t>user</w:t>
      </w:r>
      <w:r w:rsidR="00660CDC" w:rsidRPr="1E46AA6C">
        <w:rPr>
          <w:rFonts w:ascii="Times New Roman" w:eastAsia="Times New Roman" w:hAnsi="Times New Roman" w:cs="Times New Roman"/>
          <w:sz w:val="24"/>
          <w:szCs w:val="24"/>
        </w:rPr>
        <w:t xml:space="preserve"> interests </w:t>
      </w:r>
      <w:r w:rsidR="00CF60C2" w:rsidRPr="1E46AA6C">
        <w:rPr>
          <w:rFonts w:ascii="Times New Roman" w:eastAsia="Times New Roman" w:hAnsi="Times New Roman" w:cs="Times New Roman"/>
          <w:sz w:val="24"/>
          <w:szCs w:val="24"/>
        </w:rPr>
        <w:t xml:space="preserve">and able to form parties </w:t>
      </w:r>
      <w:r w:rsidR="00E46E05" w:rsidRPr="1E46AA6C">
        <w:rPr>
          <w:rFonts w:ascii="Times New Roman" w:eastAsia="Times New Roman" w:hAnsi="Times New Roman" w:cs="Times New Roman"/>
          <w:sz w:val="24"/>
          <w:szCs w:val="24"/>
        </w:rPr>
        <w:t>so they can play together via communicating in a headset.</w:t>
      </w:r>
      <w:r w:rsidR="00957987" w:rsidRPr="1E46AA6C">
        <w:rPr>
          <w:rFonts w:ascii="Times New Roman" w:eastAsia="Times New Roman" w:hAnsi="Times New Roman" w:cs="Times New Roman"/>
          <w:sz w:val="24"/>
          <w:szCs w:val="24"/>
        </w:rPr>
        <w:t xml:space="preserve"> </w:t>
      </w:r>
      <w:r w:rsidR="00B56536" w:rsidRPr="1E46AA6C">
        <w:rPr>
          <w:rFonts w:ascii="Times New Roman" w:eastAsia="Times New Roman" w:hAnsi="Times New Roman" w:cs="Times New Roman"/>
          <w:sz w:val="24"/>
          <w:szCs w:val="24"/>
        </w:rPr>
        <w:t xml:space="preserve">Pursuing this further, </w:t>
      </w:r>
      <w:r w:rsidR="00B97EC1" w:rsidRPr="1E46AA6C">
        <w:rPr>
          <w:rFonts w:ascii="Times New Roman" w:eastAsia="Times New Roman" w:hAnsi="Times New Roman" w:cs="Times New Roman"/>
          <w:sz w:val="24"/>
          <w:szCs w:val="24"/>
        </w:rPr>
        <w:t xml:space="preserve">the new controller featured a “Share” button that allows players </w:t>
      </w:r>
      <w:r w:rsidR="009E2DDA" w:rsidRPr="1E46AA6C">
        <w:rPr>
          <w:rFonts w:ascii="Times New Roman" w:eastAsia="Times New Roman" w:hAnsi="Times New Roman" w:cs="Times New Roman"/>
          <w:sz w:val="24"/>
          <w:szCs w:val="24"/>
        </w:rPr>
        <w:t xml:space="preserve">to share their achievements </w:t>
      </w:r>
      <w:r w:rsidR="00DB4492" w:rsidRPr="1E46AA6C">
        <w:rPr>
          <w:rFonts w:ascii="Times New Roman" w:eastAsia="Times New Roman" w:hAnsi="Times New Roman" w:cs="Times New Roman"/>
          <w:sz w:val="24"/>
          <w:szCs w:val="24"/>
        </w:rPr>
        <w:t>or images of their in</w:t>
      </w:r>
      <w:r w:rsidR="00271C01" w:rsidRPr="1E46AA6C">
        <w:rPr>
          <w:rFonts w:ascii="Times New Roman" w:eastAsia="Times New Roman" w:hAnsi="Times New Roman" w:cs="Times New Roman"/>
          <w:sz w:val="24"/>
          <w:szCs w:val="24"/>
        </w:rPr>
        <w:t>-game adventu</w:t>
      </w:r>
      <w:r w:rsidR="00E435A3" w:rsidRPr="1E46AA6C">
        <w:rPr>
          <w:rFonts w:ascii="Times New Roman" w:eastAsia="Times New Roman" w:hAnsi="Times New Roman" w:cs="Times New Roman"/>
          <w:sz w:val="24"/>
          <w:szCs w:val="24"/>
        </w:rPr>
        <w:t>res</w:t>
      </w:r>
      <w:r w:rsidR="00A679D2" w:rsidRPr="1E46AA6C">
        <w:rPr>
          <w:rFonts w:ascii="Times New Roman" w:eastAsia="Times New Roman" w:hAnsi="Times New Roman" w:cs="Times New Roman"/>
          <w:sz w:val="24"/>
          <w:szCs w:val="24"/>
        </w:rPr>
        <w:t xml:space="preserve"> and live-stream their games or watch other players from </w:t>
      </w:r>
      <w:r w:rsidR="00A679D2" w:rsidRPr="1E46AA6C">
        <w:rPr>
          <w:rFonts w:ascii="Times New Roman" w:eastAsia="Times New Roman" w:hAnsi="Times New Roman" w:cs="Times New Roman"/>
          <w:sz w:val="24"/>
          <w:szCs w:val="24"/>
        </w:rPr>
        <w:lastRenderedPageBreak/>
        <w:t xml:space="preserve">across the globe </w:t>
      </w:r>
      <w:r w:rsidR="00434466" w:rsidRPr="1E46AA6C">
        <w:rPr>
          <w:rFonts w:ascii="Times New Roman" w:eastAsia="Times New Roman" w:hAnsi="Times New Roman" w:cs="Times New Roman"/>
          <w:sz w:val="24"/>
          <w:szCs w:val="24"/>
        </w:rPr>
        <w:t>who</w:t>
      </w:r>
      <w:r w:rsidR="00A679D2" w:rsidRPr="1E46AA6C">
        <w:rPr>
          <w:rFonts w:ascii="Times New Roman" w:eastAsia="Times New Roman" w:hAnsi="Times New Roman" w:cs="Times New Roman"/>
          <w:sz w:val="24"/>
          <w:szCs w:val="24"/>
        </w:rPr>
        <w:t xml:space="preserve"> play their </w:t>
      </w:r>
      <w:r w:rsidR="005F3FD9" w:rsidRPr="1E46AA6C">
        <w:rPr>
          <w:rFonts w:ascii="Times New Roman" w:eastAsia="Times New Roman" w:hAnsi="Times New Roman" w:cs="Times New Roman"/>
          <w:sz w:val="24"/>
          <w:szCs w:val="24"/>
        </w:rPr>
        <w:t>favorite titles</w:t>
      </w:r>
      <w:r w:rsidR="00E435A3" w:rsidRPr="1E46AA6C">
        <w:rPr>
          <w:rFonts w:ascii="Times New Roman" w:eastAsia="Times New Roman" w:hAnsi="Times New Roman" w:cs="Times New Roman"/>
          <w:sz w:val="24"/>
          <w:szCs w:val="24"/>
        </w:rPr>
        <w:t xml:space="preserve"> on social media accounts</w:t>
      </w:r>
      <w:r w:rsidR="003D5597" w:rsidRPr="1E46AA6C">
        <w:rPr>
          <w:rFonts w:ascii="Times New Roman" w:eastAsia="Times New Roman" w:hAnsi="Times New Roman" w:cs="Times New Roman"/>
          <w:sz w:val="24"/>
          <w:szCs w:val="24"/>
        </w:rPr>
        <w:t xml:space="preserve">. Users can leave comments </w:t>
      </w:r>
      <w:r w:rsidR="00434466" w:rsidRPr="1E46AA6C">
        <w:rPr>
          <w:rFonts w:ascii="Times New Roman" w:eastAsia="Times New Roman" w:hAnsi="Times New Roman" w:cs="Times New Roman"/>
          <w:sz w:val="24"/>
          <w:szCs w:val="24"/>
        </w:rPr>
        <w:t>or</w:t>
      </w:r>
      <w:r w:rsidR="003D5597" w:rsidRPr="1E46AA6C">
        <w:rPr>
          <w:rFonts w:ascii="Times New Roman" w:eastAsia="Times New Roman" w:hAnsi="Times New Roman" w:cs="Times New Roman"/>
          <w:sz w:val="24"/>
          <w:szCs w:val="24"/>
        </w:rPr>
        <w:t xml:space="preserve"> likes on it.</w:t>
      </w:r>
    </w:p>
    <w:p w14:paraId="1302D8BA" w14:textId="2CF3D962" w:rsidR="008927E5" w:rsidRDefault="008927E5"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As </w:t>
      </w:r>
      <w:r w:rsidR="004859AB" w:rsidRPr="1E46AA6C">
        <w:rPr>
          <w:rFonts w:ascii="Times New Roman" w:eastAsia="Times New Roman" w:hAnsi="Times New Roman" w:cs="Times New Roman"/>
          <w:sz w:val="24"/>
          <w:szCs w:val="24"/>
        </w:rPr>
        <w:t>PlayStation</w:t>
      </w:r>
      <w:r w:rsidRPr="1E46AA6C">
        <w:rPr>
          <w:rFonts w:ascii="Times New Roman" w:eastAsia="Times New Roman" w:hAnsi="Times New Roman" w:cs="Times New Roman"/>
          <w:sz w:val="24"/>
          <w:szCs w:val="24"/>
        </w:rPr>
        <w:t xml:space="preserve"> has</w:t>
      </w:r>
      <w:r w:rsidR="00F96261" w:rsidRPr="1E46AA6C">
        <w:rPr>
          <w:rFonts w:ascii="Times New Roman" w:eastAsia="Times New Roman" w:hAnsi="Times New Roman" w:cs="Times New Roman"/>
          <w:sz w:val="24"/>
          <w:szCs w:val="24"/>
        </w:rPr>
        <w:t xml:space="preserve"> already</w:t>
      </w:r>
      <w:r w:rsidRPr="1E46AA6C">
        <w:rPr>
          <w:rFonts w:ascii="Times New Roman" w:eastAsia="Times New Roman" w:hAnsi="Times New Roman" w:cs="Times New Roman"/>
          <w:sz w:val="24"/>
          <w:szCs w:val="24"/>
        </w:rPr>
        <w:t xml:space="preserve"> e</w:t>
      </w:r>
      <w:r w:rsidR="004859AB" w:rsidRPr="1E46AA6C">
        <w:rPr>
          <w:rFonts w:ascii="Times New Roman" w:eastAsia="Times New Roman" w:hAnsi="Times New Roman" w:cs="Times New Roman"/>
          <w:sz w:val="24"/>
          <w:szCs w:val="24"/>
        </w:rPr>
        <w:t>stablished grounded well-known franchises</w:t>
      </w:r>
      <w:r w:rsidR="00F96261" w:rsidRPr="1E46AA6C">
        <w:rPr>
          <w:rFonts w:ascii="Times New Roman" w:eastAsia="Times New Roman" w:hAnsi="Times New Roman" w:cs="Times New Roman"/>
          <w:sz w:val="24"/>
          <w:szCs w:val="24"/>
        </w:rPr>
        <w:t xml:space="preserve">, PS4 became a solid foundation </w:t>
      </w:r>
      <w:r w:rsidR="004177D8" w:rsidRPr="1E46AA6C">
        <w:rPr>
          <w:rFonts w:ascii="Times New Roman" w:eastAsia="Times New Roman" w:hAnsi="Times New Roman" w:cs="Times New Roman"/>
          <w:sz w:val="24"/>
          <w:szCs w:val="24"/>
        </w:rPr>
        <w:t>for many</w:t>
      </w:r>
      <w:r w:rsidR="00434466" w:rsidRPr="1E46AA6C">
        <w:rPr>
          <w:rFonts w:ascii="Times New Roman" w:eastAsia="Times New Roman" w:hAnsi="Times New Roman" w:cs="Times New Roman"/>
          <w:sz w:val="24"/>
          <w:szCs w:val="24"/>
        </w:rPr>
        <w:t xml:space="preserve"> </w:t>
      </w:r>
      <w:r w:rsidR="004177D8" w:rsidRPr="1E46AA6C">
        <w:rPr>
          <w:rFonts w:ascii="Times New Roman" w:eastAsia="Times New Roman" w:hAnsi="Times New Roman" w:cs="Times New Roman"/>
          <w:sz w:val="24"/>
          <w:szCs w:val="24"/>
        </w:rPr>
        <w:t>up</w:t>
      </w:r>
      <w:r w:rsidR="00434466" w:rsidRPr="1E46AA6C">
        <w:rPr>
          <w:rFonts w:ascii="Times New Roman" w:eastAsia="Times New Roman" w:hAnsi="Times New Roman" w:cs="Times New Roman"/>
          <w:sz w:val="24"/>
          <w:szCs w:val="24"/>
        </w:rPr>
        <w:t>-</w:t>
      </w:r>
      <w:r w:rsidR="004177D8" w:rsidRPr="1E46AA6C">
        <w:rPr>
          <w:rFonts w:ascii="Times New Roman" w:eastAsia="Times New Roman" w:hAnsi="Times New Roman" w:cs="Times New Roman"/>
          <w:sz w:val="24"/>
          <w:szCs w:val="24"/>
        </w:rPr>
        <w:t>and</w:t>
      </w:r>
      <w:r w:rsidR="00434466" w:rsidRPr="1E46AA6C">
        <w:rPr>
          <w:rFonts w:ascii="Times New Roman" w:eastAsia="Times New Roman" w:hAnsi="Times New Roman" w:cs="Times New Roman"/>
          <w:sz w:val="24"/>
          <w:szCs w:val="24"/>
        </w:rPr>
        <w:t>-</w:t>
      </w:r>
      <w:r w:rsidR="004177D8" w:rsidRPr="1E46AA6C">
        <w:rPr>
          <w:rFonts w:ascii="Times New Roman" w:eastAsia="Times New Roman" w:hAnsi="Times New Roman" w:cs="Times New Roman"/>
          <w:sz w:val="24"/>
          <w:szCs w:val="24"/>
        </w:rPr>
        <w:t xml:space="preserve">coming independent studios to come out with </w:t>
      </w:r>
      <w:r w:rsidR="00DE61FC" w:rsidRPr="1E46AA6C">
        <w:rPr>
          <w:rFonts w:ascii="Times New Roman" w:eastAsia="Times New Roman" w:hAnsi="Times New Roman" w:cs="Times New Roman"/>
          <w:sz w:val="24"/>
          <w:szCs w:val="24"/>
        </w:rPr>
        <w:t>their</w:t>
      </w:r>
      <w:r w:rsidR="004177D8" w:rsidRPr="1E46AA6C">
        <w:rPr>
          <w:rFonts w:ascii="Times New Roman" w:eastAsia="Times New Roman" w:hAnsi="Times New Roman" w:cs="Times New Roman"/>
          <w:sz w:val="24"/>
          <w:szCs w:val="24"/>
        </w:rPr>
        <w:t xml:space="preserve"> </w:t>
      </w:r>
      <w:r w:rsidR="003A3E6F" w:rsidRPr="1E46AA6C">
        <w:rPr>
          <w:rFonts w:ascii="Times New Roman" w:eastAsia="Times New Roman" w:hAnsi="Times New Roman" w:cs="Times New Roman"/>
          <w:sz w:val="24"/>
          <w:szCs w:val="24"/>
        </w:rPr>
        <w:t>work.</w:t>
      </w:r>
      <w:r w:rsidR="00216445" w:rsidRPr="1E46AA6C">
        <w:rPr>
          <w:rFonts w:ascii="Times New Roman" w:eastAsia="Times New Roman" w:hAnsi="Times New Roman" w:cs="Times New Roman"/>
          <w:sz w:val="24"/>
          <w:szCs w:val="24"/>
        </w:rPr>
        <w:t xml:space="preserve"> Because of that, PS4 is well-known for its incredible gaming experiences as it </w:t>
      </w:r>
      <w:r w:rsidR="00434466" w:rsidRPr="1E46AA6C">
        <w:rPr>
          <w:rFonts w:ascii="Times New Roman" w:eastAsia="Times New Roman" w:hAnsi="Times New Roman" w:cs="Times New Roman"/>
          <w:sz w:val="24"/>
          <w:szCs w:val="24"/>
        </w:rPr>
        <w:t>offers</w:t>
      </w:r>
      <w:r w:rsidR="00216445" w:rsidRPr="1E46AA6C">
        <w:rPr>
          <w:rFonts w:ascii="Times New Roman" w:eastAsia="Times New Roman" w:hAnsi="Times New Roman" w:cs="Times New Roman"/>
          <w:sz w:val="24"/>
          <w:szCs w:val="24"/>
        </w:rPr>
        <w:t xml:space="preserve"> stunning visual </w:t>
      </w:r>
      <w:r w:rsidR="00A155F3" w:rsidRPr="1E46AA6C">
        <w:rPr>
          <w:rFonts w:ascii="Times New Roman" w:eastAsia="Times New Roman" w:hAnsi="Times New Roman" w:cs="Times New Roman"/>
          <w:sz w:val="24"/>
          <w:szCs w:val="24"/>
        </w:rPr>
        <w:t xml:space="preserve">effects </w:t>
      </w:r>
      <w:r w:rsidR="0069597F" w:rsidRPr="1E46AA6C">
        <w:rPr>
          <w:rFonts w:ascii="Times New Roman" w:eastAsia="Times New Roman" w:hAnsi="Times New Roman" w:cs="Times New Roman"/>
          <w:sz w:val="24"/>
          <w:szCs w:val="24"/>
        </w:rPr>
        <w:t>and soundtracks</w:t>
      </w:r>
      <w:r w:rsidR="00B46637" w:rsidRPr="1E46AA6C">
        <w:rPr>
          <w:rFonts w:ascii="Times New Roman" w:eastAsia="Times New Roman" w:hAnsi="Times New Roman" w:cs="Times New Roman"/>
          <w:sz w:val="24"/>
          <w:szCs w:val="24"/>
        </w:rPr>
        <w:t xml:space="preserve">. </w:t>
      </w:r>
      <w:r w:rsidR="005F2960" w:rsidRPr="1E46AA6C">
        <w:rPr>
          <w:rFonts w:ascii="Times New Roman" w:eastAsia="Times New Roman" w:hAnsi="Times New Roman" w:cs="Times New Roman"/>
          <w:sz w:val="24"/>
          <w:szCs w:val="24"/>
        </w:rPr>
        <w:t>On September 16</w:t>
      </w:r>
      <w:r w:rsidR="005F2960" w:rsidRPr="1E46AA6C">
        <w:rPr>
          <w:rFonts w:ascii="Times New Roman" w:eastAsia="Times New Roman" w:hAnsi="Times New Roman" w:cs="Times New Roman"/>
          <w:sz w:val="24"/>
          <w:szCs w:val="24"/>
          <w:vertAlign w:val="superscript"/>
        </w:rPr>
        <w:t>th</w:t>
      </w:r>
      <w:r w:rsidR="00434466" w:rsidRPr="1E46AA6C">
        <w:rPr>
          <w:rFonts w:ascii="Times New Roman" w:eastAsia="Times New Roman" w:hAnsi="Times New Roman" w:cs="Times New Roman"/>
          <w:sz w:val="24"/>
          <w:szCs w:val="24"/>
          <w:vertAlign w:val="superscript"/>
        </w:rPr>
        <w:t>,</w:t>
      </w:r>
      <w:r w:rsidR="005F2960" w:rsidRPr="1E46AA6C">
        <w:rPr>
          <w:rFonts w:ascii="Times New Roman" w:eastAsia="Times New Roman" w:hAnsi="Times New Roman" w:cs="Times New Roman"/>
          <w:sz w:val="24"/>
          <w:szCs w:val="24"/>
        </w:rPr>
        <w:t xml:space="preserve"> 2016, PS4 Slim was released</w:t>
      </w:r>
      <w:r w:rsidR="006C7F1C" w:rsidRPr="1E46AA6C">
        <w:rPr>
          <w:rFonts w:ascii="Times New Roman" w:eastAsia="Times New Roman" w:hAnsi="Times New Roman" w:cs="Times New Roman"/>
          <w:sz w:val="24"/>
          <w:szCs w:val="24"/>
        </w:rPr>
        <w:t xml:space="preserve"> as a </w:t>
      </w:r>
      <w:r w:rsidR="00A00E11" w:rsidRPr="1E46AA6C">
        <w:rPr>
          <w:rFonts w:ascii="Times New Roman" w:eastAsia="Times New Roman" w:hAnsi="Times New Roman" w:cs="Times New Roman"/>
          <w:sz w:val="24"/>
          <w:szCs w:val="24"/>
        </w:rPr>
        <w:t>lighter</w:t>
      </w:r>
      <w:r w:rsidR="006C7F1C" w:rsidRPr="1E46AA6C">
        <w:rPr>
          <w:rFonts w:ascii="Times New Roman" w:eastAsia="Times New Roman" w:hAnsi="Times New Roman" w:cs="Times New Roman"/>
          <w:sz w:val="24"/>
          <w:szCs w:val="24"/>
        </w:rPr>
        <w:t xml:space="preserve"> console </w:t>
      </w:r>
      <w:r w:rsidR="00E96517" w:rsidRPr="1E46AA6C">
        <w:rPr>
          <w:rFonts w:ascii="Times New Roman" w:eastAsia="Times New Roman" w:hAnsi="Times New Roman" w:cs="Times New Roman"/>
          <w:sz w:val="24"/>
          <w:szCs w:val="24"/>
        </w:rPr>
        <w:t xml:space="preserve">compared to the previous ones </w:t>
      </w:r>
      <w:r w:rsidR="006C7F1C" w:rsidRPr="1E46AA6C">
        <w:rPr>
          <w:rFonts w:ascii="Times New Roman" w:eastAsia="Times New Roman" w:hAnsi="Times New Roman" w:cs="Times New Roman"/>
          <w:sz w:val="24"/>
          <w:szCs w:val="24"/>
        </w:rPr>
        <w:t>and much cheaper</w:t>
      </w:r>
      <w:r w:rsidR="00E96517" w:rsidRPr="1E46AA6C">
        <w:rPr>
          <w:rFonts w:ascii="Times New Roman" w:eastAsia="Times New Roman" w:hAnsi="Times New Roman" w:cs="Times New Roman"/>
          <w:sz w:val="24"/>
          <w:szCs w:val="24"/>
        </w:rPr>
        <w:t>. On November 10</w:t>
      </w:r>
      <w:r w:rsidR="00E96517" w:rsidRPr="1E46AA6C">
        <w:rPr>
          <w:rFonts w:ascii="Times New Roman" w:eastAsia="Times New Roman" w:hAnsi="Times New Roman" w:cs="Times New Roman"/>
          <w:sz w:val="24"/>
          <w:szCs w:val="24"/>
          <w:vertAlign w:val="superscript"/>
        </w:rPr>
        <w:t>th</w:t>
      </w:r>
      <w:r w:rsidR="00434466" w:rsidRPr="1E46AA6C">
        <w:rPr>
          <w:rFonts w:ascii="Times New Roman" w:eastAsia="Times New Roman" w:hAnsi="Times New Roman" w:cs="Times New Roman"/>
          <w:sz w:val="24"/>
          <w:szCs w:val="24"/>
          <w:vertAlign w:val="superscript"/>
        </w:rPr>
        <w:t>,</w:t>
      </w:r>
      <w:r w:rsidR="00E96517" w:rsidRPr="1E46AA6C">
        <w:rPr>
          <w:rFonts w:ascii="Times New Roman" w:eastAsia="Times New Roman" w:hAnsi="Times New Roman" w:cs="Times New Roman"/>
          <w:sz w:val="24"/>
          <w:szCs w:val="24"/>
        </w:rPr>
        <w:t xml:space="preserve"> 2016, PS4 Pro was released </w:t>
      </w:r>
      <w:r w:rsidR="004C4EB1" w:rsidRPr="1E46AA6C">
        <w:rPr>
          <w:rFonts w:ascii="Times New Roman" w:eastAsia="Times New Roman" w:hAnsi="Times New Roman" w:cs="Times New Roman"/>
          <w:sz w:val="24"/>
          <w:szCs w:val="24"/>
        </w:rPr>
        <w:t>with much</w:t>
      </w:r>
      <w:r w:rsidR="007E16B4" w:rsidRPr="1E46AA6C">
        <w:rPr>
          <w:rFonts w:ascii="Times New Roman" w:eastAsia="Times New Roman" w:hAnsi="Times New Roman" w:cs="Times New Roman"/>
          <w:sz w:val="24"/>
          <w:szCs w:val="24"/>
        </w:rPr>
        <w:t xml:space="preserve"> better specs and the ability to play video games at 4k 30 fps with 1TB options</w:t>
      </w:r>
      <w:r w:rsidR="00A56480" w:rsidRPr="1E46AA6C">
        <w:rPr>
          <w:rFonts w:ascii="Times New Roman" w:eastAsia="Times New Roman" w:hAnsi="Times New Roman" w:cs="Times New Roman"/>
          <w:sz w:val="24"/>
          <w:szCs w:val="24"/>
        </w:rPr>
        <w:t xml:space="preserve"> along with a better cooling system.</w:t>
      </w:r>
    </w:p>
    <w:p w14:paraId="1CD6D220" w14:textId="776EDB92" w:rsidR="009961B0" w:rsidRDefault="009961B0"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On November 12</w:t>
      </w:r>
      <w:r w:rsidRPr="1E46AA6C">
        <w:rPr>
          <w:rFonts w:ascii="Times New Roman" w:eastAsia="Times New Roman" w:hAnsi="Times New Roman" w:cs="Times New Roman"/>
          <w:sz w:val="24"/>
          <w:szCs w:val="24"/>
          <w:vertAlign w:val="superscript"/>
        </w:rPr>
        <w:t>th</w:t>
      </w:r>
      <w:r w:rsidR="00434466" w:rsidRPr="1E46AA6C">
        <w:rPr>
          <w:rFonts w:ascii="Times New Roman" w:eastAsia="Times New Roman" w:hAnsi="Times New Roman" w:cs="Times New Roman"/>
          <w:sz w:val="24"/>
          <w:szCs w:val="24"/>
          <w:vertAlign w:val="superscript"/>
        </w:rPr>
        <w:t>,</w:t>
      </w:r>
      <w:r w:rsidRPr="1E46AA6C">
        <w:rPr>
          <w:rFonts w:ascii="Times New Roman" w:eastAsia="Times New Roman" w:hAnsi="Times New Roman" w:cs="Times New Roman"/>
          <w:sz w:val="24"/>
          <w:szCs w:val="24"/>
        </w:rPr>
        <w:t xml:space="preserve"> 2020, PS5 was released </w:t>
      </w:r>
      <w:r w:rsidR="00F518A7" w:rsidRPr="1E46AA6C">
        <w:rPr>
          <w:rFonts w:ascii="Times New Roman" w:eastAsia="Times New Roman" w:hAnsi="Times New Roman" w:cs="Times New Roman"/>
          <w:sz w:val="24"/>
          <w:szCs w:val="24"/>
        </w:rPr>
        <w:t>and was represented as a major set-up in the technology sector</w:t>
      </w:r>
      <w:r w:rsidR="00C21F9F" w:rsidRPr="1E46AA6C">
        <w:rPr>
          <w:rFonts w:ascii="Times New Roman" w:eastAsia="Times New Roman" w:hAnsi="Times New Roman" w:cs="Times New Roman"/>
          <w:sz w:val="24"/>
          <w:szCs w:val="24"/>
        </w:rPr>
        <w:t xml:space="preserve">. PS5 has two variants, both </w:t>
      </w:r>
      <w:r w:rsidR="00434466" w:rsidRPr="1E46AA6C">
        <w:rPr>
          <w:rFonts w:ascii="Times New Roman" w:eastAsia="Times New Roman" w:hAnsi="Times New Roman" w:cs="Times New Roman"/>
          <w:sz w:val="24"/>
          <w:szCs w:val="24"/>
        </w:rPr>
        <w:t>featuring</w:t>
      </w:r>
      <w:r w:rsidR="00C21F9F" w:rsidRPr="1E46AA6C">
        <w:rPr>
          <w:rFonts w:ascii="Times New Roman" w:eastAsia="Times New Roman" w:hAnsi="Times New Roman" w:cs="Times New Roman"/>
          <w:sz w:val="24"/>
          <w:szCs w:val="24"/>
        </w:rPr>
        <w:t xml:space="preserve"> the same horsepower and SSD of 825</w:t>
      </w:r>
      <w:r w:rsidR="003B2B6C" w:rsidRPr="1E46AA6C">
        <w:rPr>
          <w:rFonts w:ascii="Times New Roman" w:eastAsia="Times New Roman" w:hAnsi="Times New Roman" w:cs="Times New Roman"/>
          <w:sz w:val="24"/>
          <w:szCs w:val="24"/>
        </w:rPr>
        <w:t>.</w:t>
      </w:r>
      <w:r w:rsidR="00434466" w:rsidRPr="1E46AA6C">
        <w:rPr>
          <w:rFonts w:ascii="Times New Roman" w:eastAsia="Times New Roman" w:hAnsi="Times New Roman" w:cs="Times New Roman"/>
          <w:sz w:val="24"/>
          <w:szCs w:val="24"/>
        </w:rPr>
        <w:t xml:space="preserve"> </w:t>
      </w:r>
      <w:r w:rsidR="003B2B6C" w:rsidRPr="1E46AA6C">
        <w:rPr>
          <w:rFonts w:ascii="Times New Roman" w:eastAsia="Times New Roman" w:hAnsi="Times New Roman" w:cs="Times New Roman"/>
          <w:sz w:val="24"/>
          <w:szCs w:val="24"/>
        </w:rPr>
        <w:t>However</w:t>
      </w:r>
      <w:r w:rsidR="00434466" w:rsidRPr="1E46AA6C">
        <w:rPr>
          <w:rFonts w:ascii="Times New Roman" w:eastAsia="Times New Roman" w:hAnsi="Times New Roman" w:cs="Times New Roman"/>
          <w:sz w:val="24"/>
          <w:szCs w:val="24"/>
        </w:rPr>
        <w:t>,</w:t>
      </w:r>
      <w:r w:rsidR="003B2B6C" w:rsidRPr="1E46AA6C">
        <w:rPr>
          <w:rFonts w:ascii="Times New Roman" w:eastAsia="Times New Roman" w:hAnsi="Times New Roman" w:cs="Times New Roman"/>
          <w:sz w:val="24"/>
          <w:szCs w:val="24"/>
        </w:rPr>
        <w:t xml:space="preserve"> the standard model comes with a 4k Blu-Ray </w:t>
      </w:r>
      <w:r w:rsidR="00434466" w:rsidRPr="1E46AA6C">
        <w:rPr>
          <w:rFonts w:ascii="Times New Roman" w:eastAsia="Times New Roman" w:hAnsi="Times New Roman" w:cs="Times New Roman"/>
          <w:sz w:val="24"/>
          <w:szCs w:val="24"/>
        </w:rPr>
        <w:t>disc</w:t>
      </w:r>
      <w:r w:rsidR="00F46149" w:rsidRPr="1E46AA6C">
        <w:rPr>
          <w:rFonts w:ascii="Times New Roman" w:eastAsia="Times New Roman" w:hAnsi="Times New Roman" w:cs="Times New Roman"/>
          <w:sz w:val="24"/>
          <w:szCs w:val="24"/>
        </w:rPr>
        <w:t xml:space="preserve"> </w:t>
      </w:r>
      <w:r w:rsidR="00434466" w:rsidRPr="1E46AA6C">
        <w:rPr>
          <w:rFonts w:ascii="Times New Roman" w:eastAsia="Times New Roman" w:hAnsi="Times New Roman" w:cs="Times New Roman"/>
          <w:sz w:val="24"/>
          <w:szCs w:val="24"/>
        </w:rPr>
        <w:t>at</w:t>
      </w:r>
      <w:r w:rsidR="00F46149" w:rsidRPr="1E46AA6C">
        <w:rPr>
          <w:rFonts w:ascii="Times New Roman" w:eastAsia="Times New Roman" w:hAnsi="Times New Roman" w:cs="Times New Roman"/>
          <w:sz w:val="24"/>
          <w:szCs w:val="24"/>
        </w:rPr>
        <w:t xml:space="preserve"> the price of </w:t>
      </w:r>
      <w:r w:rsidR="003B2B6C" w:rsidRPr="1E46AA6C">
        <w:rPr>
          <w:rFonts w:ascii="Times New Roman" w:eastAsia="Times New Roman" w:hAnsi="Times New Roman" w:cs="Times New Roman"/>
          <w:sz w:val="24"/>
          <w:szCs w:val="24"/>
        </w:rPr>
        <w:t xml:space="preserve">$499 </w:t>
      </w:r>
      <w:r w:rsidR="00982F3F" w:rsidRPr="1E46AA6C">
        <w:rPr>
          <w:rFonts w:ascii="Times New Roman" w:eastAsia="Times New Roman" w:hAnsi="Times New Roman" w:cs="Times New Roman"/>
          <w:sz w:val="24"/>
          <w:szCs w:val="24"/>
        </w:rPr>
        <w:t xml:space="preserve">while the </w:t>
      </w:r>
      <w:r w:rsidR="00F46149" w:rsidRPr="1E46AA6C">
        <w:rPr>
          <w:rFonts w:ascii="Times New Roman" w:eastAsia="Times New Roman" w:hAnsi="Times New Roman" w:cs="Times New Roman"/>
          <w:sz w:val="24"/>
          <w:szCs w:val="24"/>
        </w:rPr>
        <w:t>$399 version</w:t>
      </w:r>
      <w:r w:rsidR="00AA3ED9" w:rsidRPr="1E46AA6C">
        <w:rPr>
          <w:rFonts w:ascii="Times New Roman" w:eastAsia="Times New Roman" w:hAnsi="Times New Roman" w:cs="Times New Roman"/>
          <w:sz w:val="24"/>
          <w:szCs w:val="24"/>
        </w:rPr>
        <w:t xml:space="preserve"> </w:t>
      </w:r>
      <w:r w:rsidR="00397BE5" w:rsidRPr="1E46AA6C">
        <w:rPr>
          <w:rFonts w:ascii="Times New Roman" w:eastAsia="Times New Roman" w:hAnsi="Times New Roman" w:cs="Times New Roman"/>
          <w:sz w:val="24"/>
          <w:szCs w:val="24"/>
        </w:rPr>
        <w:t xml:space="preserve">only relies on digital downloads </w:t>
      </w:r>
      <w:r w:rsidR="00DA67CC" w:rsidRPr="1E46AA6C">
        <w:rPr>
          <w:rFonts w:ascii="Times New Roman" w:eastAsia="Times New Roman" w:hAnsi="Times New Roman" w:cs="Times New Roman"/>
          <w:sz w:val="24"/>
          <w:szCs w:val="24"/>
        </w:rPr>
        <w:t xml:space="preserve">as it lacks </w:t>
      </w:r>
      <w:r w:rsidR="002A626C" w:rsidRPr="1E46AA6C">
        <w:rPr>
          <w:rFonts w:ascii="Times New Roman" w:eastAsia="Times New Roman" w:hAnsi="Times New Roman" w:cs="Times New Roman"/>
          <w:sz w:val="24"/>
          <w:szCs w:val="24"/>
        </w:rPr>
        <w:t xml:space="preserve">a </w:t>
      </w:r>
      <w:r w:rsidR="00A00B31" w:rsidRPr="1E46AA6C">
        <w:rPr>
          <w:rFonts w:ascii="Times New Roman" w:eastAsia="Times New Roman" w:hAnsi="Times New Roman" w:cs="Times New Roman"/>
          <w:sz w:val="24"/>
          <w:szCs w:val="24"/>
        </w:rPr>
        <w:t xml:space="preserve">physical </w:t>
      </w:r>
      <w:r w:rsidR="00E92E9A" w:rsidRPr="1E46AA6C">
        <w:rPr>
          <w:rFonts w:ascii="Times New Roman" w:eastAsia="Times New Roman" w:hAnsi="Times New Roman" w:cs="Times New Roman"/>
          <w:sz w:val="24"/>
          <w:szCs w:val="24"/>
        </w:rPr>
        <w:t>disc</w:t>
      </w:r>
      <w:r w:rsidR="00A00B31" w:rsidRPr="1E46AA6C">
        <w:rPr>
          <w:rFonts w:ascii="Times New Roman" w:eastAsia="Times New Roman" w:hAnsi="Times New Roman" w:cs="Times New Roman"/>
          <w:sz w:val="24"/>
          <w:szCs w:val="24"/>
        </w:rPr>
        <w:t xml:space="preserve"> drive.</w:t>
      </w:r>
      <w:r w:rsidR="006D2CBF" w:rsidRPr="1E46AA6C">
        <w:rPr>
          <w:rFonts w:ascii="Times New Roman" w:eastAsia="Times New Roman" w:hAnsi="Times New Roman" w:cs="Times New Roman"/>
          <w:sz w:val="24"/>
          <w:szCs w:val="24"/>
        </w:rPr>
        <w:t xml:space="preserve"> Sony has </w:t>
      </w:r>
      <w:r w:rsidR="00034B15" w:rsidRPr="1E46AA6C">
        <w:rPr>
          <w:rFonts w:ascii="Times New Roman" w:eastAsia="Times New Roman" w:hAnsi="Times New Roman" w:cs="Times New Roman"/>
          <w:sz w:val="24"/>
          <w:szCs w:val="24"/>
        </w:rPr>
        <w:t xml:space="preserve">manufactured </w:t>
      </w:r>
      <w:r w:rsidR="006D2CBF" w:rsidRPr="1E46AA6C">
        <w:rPr>
          <w:rFonts w:ascii="Times New Roman" w:eastAsia="Times New Roman" w:hAnsi="Times New Roman" w:cs="Times New Roman"/>
          <w:sz w:val="24"/>
          <w:szCs w:val="24"/>
        </w:rPr>
        <w:t>PS5 wi</w:t>
      </w:r>
      <w:r w:rsidR="00520F09" w:rsidRPr="1E46AA6C">
        <w:rPr>
          <w:rFonts w:ascii="Times New Roman" w:eastAsia="Times New Roman" w:hAnsi="Times New Roman" w:cs="Times New Roman"/>
          <w:sz w:val="24"/>
          <w:szCs w:val="24"/>
        </w:rPr>
        <w:t xml:space="preserve">th big </w:t>
      </w:r>
      <w:r w:rsidR="00034B15" w:rsidRPr="1E46AA6C">
        <w:rPr>
          <w:rFonts w:ascii="Times New Roman" w:eastAsia="Times New Roman" w:hAnsi="Times New Roman" w:cs="Times New Roman"/>
          <w:sz w:val="24"/>
          <w:szCs w:val="24"/>
        </w:rPr>
        <w:t>updates</w:t>
      </w:r>
      <w:r w:rsidR="00520F09" w:rsidRPr="1E46AA6C">
        <w:rPr>
          <w:rFonts w:ascii="Times New Roman" w:eastAsia="Times New Roman" w:hAnsi="Times New Roman" w:cs="Times New Roman"/>
          <w:sz w:val="24"/>
          <w:szCs w:val="24"/>
        </w:rPr>
        <w:t xml:space="preserve"> such as using </w:t>
      </w:r>
      <w:r w:rsidR="00434466" w:rsidRPr="1E46AA6C">
        <w:rPr>
          <w:rFonts w:ascii="Times New Roman" w:eastAsia="Times New Roman" w:hAnsi="Times New Roman" w:cs="Times New Roman"/>
          <w:sz w:val="24"/>
          <w:szCs w:val="24"/>
        </w:rPr>
        <w:t xml:space="preserve">an </w:t>
      </w:r>
      <w:r w:rsidR="00FF508A" w:rsidRPr="1E46AA6C">
        <w:rPr>
          <w:rFonts w:ascii="Times New Roman" w:eastAsia="Times New Roman" w:hAnsi="Times New Roman" w:cs="Times New Roman"/>
          <w:sz w:val="24"/>
          <w:szCs w:val="24"/>
        </w:rPr>
        <w:t>o</w:t>
      </w:r>
      <w:r w:rsidR="00D36BE2" w:rsidRPr="1E46AA6C">
        <w:rPr>
          <w:rFonts w:ascii="Times New Roman" w:eastAsia="Times New Roman" w:hAnsi="Times New Roman" w:cs="Times New Roman"/>
          <w:sz w:val="24"/>
          <w:szCs w:val="24"/>
        </w:rPr>
        <w:t xml:space="preserve">ctore core </w:t>
      </w:r>
      <w:r w:rsidR="00520F09" w:rsidRPr="1E46AA6C">
        <w:rPr>
          <w:rFonts w:ascii="Times New Roman" w:eastAsia="Times New Roman" w:hAnsi="Times New Roman" w:cs="Times New Roman"/>
          <w:sz w:val="24"/>
          <w:szCs w:val="24"/>
        </w:rPr>
        <w:t xml:space="preserve">AMD Zen 2 CPU </w:t>
      </w:r>
      <w:r w:rsidR="00034B15" w:rsidRPr="1E46AA6C">
        <w:rPr>
          <w:rFonts w:ascii="Times New Roman" w:eastAsia="Times New Roman" w:hAnsi="Times New Roman" w:cs="Times New Roman"/>
          <w:sz w:val="24"/>
          <w:szCs w:val="24"/>
        </w:rPr>
        <w:t>integrated wi</w:t>
      </w:r>
      <w:r w:rsidR="0009644D" w:rsidRPr="1E46AA6C">
        <w:rPr>
          <w:rFonts w:ascii="Times New Roman" w:eastAsia="Times New Roman" w:hAnsi="Times New Roman" w:cs="Times New Roman"/>
          <w:sz w:val="24"/>
          <w:szCs w:val="24"/>
        </w:rPr>
        <w:t>th RDNA2 graphics and 16GB of GDDR6 R</w:t>
      </w:r>
      <w:r w:rsidR="00FF508A" w:rsidRPr="1E46AA6C">
        <w:rPr>
          <w:rFonts w:ascii="Times New Roman" w:eastAsia="Times New Roman" w:hAnsi="Times New Roman" w:cs="Times New Roman"/>
          <w:sz w:val="24"/>
          <w:szCs w:val="24"/>
        </w:rPr>
        <w:t>AM</w:t>
      </w:r>
      <w:r w:rsidR="002F5BB4" w:rsidRPr="1E46AA6C">
        <w:rPr>
          <w:rFonts w:ascii="Times New Roman" w:eastAsia="Times New Roman" w:hAnsi="Times New Roman" w:cs="Times New Roman"/>
          <w:sz w:val="24"/>
          <w:szCs w:val="24"/>
        </w:rPr>
        <w:t>. Not only that</w:t>
      </w:r>
      <w:r w:rsidR="009D6DBA" w:rsidRPr="1E46AA6C">
        <w:rPr>
          <w:rFonts w:ascii="Times New Roman" w:eastAsia="Times New Roman" w:hAnsi="Times New Roman" w:cs="Times New Roman"/>
          <w:sz w:val="24"/>
          <w:szCs w:val="24"/>
        </w:rPr>
        <w:t xml:space="preserve">, </w:t>
      </w:r>
      <w:r w:rsidR="00434466" w:rsidRPr="1E46AA6C">
        <w:rPr>
          <w:rFonts w:ascii="Times New Roman" w:eastAsia="Times New Roman" w:hAnsi="Times New Roman" w:cs="Times New Roman"/>
          <w:sz w:val="24"/>
          <w:szCs w:val="24"/>
        </w:rPr>
        <w:t>PS5's</w:t>
      </w:r>
      <w:r w:rsidR="009D6DBA" w:rsidRPr="1E46AA6C">
        <w:rPr>
          <w:rFonts w:ascii="Times New Roman" w:eastAsia="Times New Roman" w:hAnsi="Times New Roman" w:cs="Times New Roman"/>
          <w:sz w:val="24"/>
          <w:szCs w:val="24"/>
        </w:rPr>
        <w:t xml:space="preserve"> </w:t>
      </w:r>
      <w:r w:rsidR="0036700A" w:rsidRPr="1E46AA6C">
        <w:rPr>
          <w:rFonts w:ascii="Times New Roman" w:eastAsia="Times New Roman" w:hAnsi="Times New Roman" w:cs="Times New Roman"/>
          <w:sz w:val="24"/>
          <w:szCs w:val="24"/>
        </w:rPr>
        <w:t>biggest update was the storage arena as it adopts a super-fast custom NVME M.2 SSD</w:t>
      </w:r>
      <w:r w:rsidR="00896D35" w:rsidRPr="1E46AA6C">
        <w:rPr>
          <w:rFonts w:ascii="Times New Roman" w:eastAsia="Times New Roman" w:hAnsi="Times New Roman" w:cs="Times New Roman"/>
          <w:sz w:val="24"/>
          <w:szCs w:val="24"/>
        </w:rPr>
        <w:t xml:space="preserve"> (</w:t>
      </w:r>
      <w:r w:rsidR="002367CB" w:rsidRPr="1E46AA6C">
        <w:rPr>
          <w:rFonts w:ascii="Times New Roman" w:eastAsia="Times New Roman" w:hAnsi="Times New Roman" w:cs="Times New Roman"/>
          <w:sz w:val="24"/>
          <w:szCs w:val="24"/>
        </w:rPr>
        <w:t>825GB)</w:t>
      </w:r>
      <w:r w:rsidR="00C55C56" w:rsidRPr="1E46AA6C">
        <w:rPr>
          <w:rFonts w:ascii="Times New Roman" w:eastAsia="Times New Roman" w:hAnsi="Times New Roman" w:cs="Times New Roman"/>
          <w:sz w:val="24"/>
          <w:szCs w:val="24"/>
        </w:rPr>
        <w:t xml:space="preserve">. Doing so </w:t>
      </w:r>
      <w:r w:rsidR="002A626C" w:rsidRPr="1E46AA6C">
        <w:rPr>
          <w:rFonts w:ascii="Times New Roman" w:eastAsia="Times New Roman" w:hAnsi="Times New Roman" w:cs="Times New Roman"/>
          <w:sz w:val="24"/>
          <w:szCs w:val="24"/>
        </w:rPr>
        <w:t xml:space="preserve">enables lightning-fast loading screen times in games </w:t>
      </w:r>
      <w:r w:rsidR="006D090C" w:rsidRPr="1E46AA6C">
        <w:rPr>
          <w:rFonts w:ascii="Times New Roman" w:eastAsia="Times New Roman" w:hAnsi="Times New Roman" w:cs="Times New Roman"/>
          <w:sz w:val="24"/>
          <w:szCs w:val="24"/>
        </w:rPr>
        <w:t>and Sony has been foc</w:t>
      </w:r>
      <w:r w:rsidR="006A55AB" w:rsidRPr="1E46AA6C">
        <w:rPr>
          <w:rFonts w:ascii="Times New Roman" w:eastAsia="Times New Roman" w:hAnsi="Times New Roman" w:cs="Times New Roman"/>
          <w:sz w:val="24"/>
          <w:szCs w:val="24"/>
        </w:rPr>
        <w:t xml:space="preserve">used on </w:t>
      </w:r>
      <w:r w:rsidR="002B34B6" w:rsidRPr="1E46AA6C">
        <w:rPr>
          <w:rFonts w:ascii="Times New Roman" w:eastAsia="Times New Roman" w:hAnsi="Times New Roman" w:cs="Times New Roman"/>
          <w:sz w:val="24"/>
          <w:szCs w:val="24"/>
        </w:rPr>
        <w:t xml:space="preserve">producing more immersive audio effects </w:t>
      </w:r>
      <w:r w:rsidR="00851371" w:rsidRPr="1E46AA6C">
        <w:rPr>
          <w:rFonts w:ascii="Times New Roman" w:eastAsia="Times New Roman" w:hAnsi="Times New Roman" w:cs="Times New Roman"/>
          <w:sz w:val="24"/>
          <w:szCs w:val="24"/>
        </w:rPr>
        <w:t>when used with headsets.</w:t>
      </w:r>
      <w:r w:rsidR="00434466" w:rsidRPr="1E46AA6C">
        <w:rPr>
          <w:rFonts w:ascii="Times New Roman" w:eastAsia="Times New Roman" w:hAnsi="Times New Roman" w:cs="Times New Roman"/>
          <w:sz w:val="24"/>
          <w:szCs w:val="24"/>
        </w:rPr>
        <w:t xml:space="preserve"> </w:t>
      </w:r>
      <w:r w:rsidR="00634A1E" w:rsidRPr="1E46AA6C">
        <w:rPr>
          <w:rFonts w:ascii="Times New Roman" w:eastAsia="Times New Roman" w:hAnsi="Times New Roman" w:cs="Times New Roman"/>
          <w:sz w:val="24"/>
          <w:szCs w:val="24"/>
        </w:rPr>
        <w:t>Speaking of audio, Sony incorpo</w:t>
      </w:r>
      <w:r w:rsidR="00CE245F" w:rsidRPr="1E46AA6C">
        <w:rPr>
          <w:rFonts w:ascii="Times New Roman" w:eastAsia="Times New Roman" w:hAnsi="Times New Roman" w:cs="Times New Roman"/>
          <w:sz w:val="24"/>
          <w:szCs w:val="24"/>
        </w:rPr>
        <w:t xml:space="preserve">rates Tempest 3D audiotech which </w:t>
      </w:r>
      <w:r w:rsidR="00434466" w:rsidRPr="1E46AA6C">
        <w:rPr>
          <w:rFonts w:ascii="Times New Roman" w:eastAsia="Times New Roman" w:hAnsi="Times New Roman" w:cs="Times New Roman"/>
          <w:sz w:val="24"/>
          <w:szCs w:val="24"/>
        </w:rPr>
        <w:t>delivers</w:t>
      </w:r>
      <w:r w:rsidR="00CE245F" w:rsidRPr="1E46AA6C">
        <w:rPr>
          <w:rFonts w:ascii="Times New Roman" w:eastAsia="Times New Roman" w:hAnsi="Times New Roman" w:cs="Times New Roman"/>
          <w:sz w:val="24"/>
          <w:szCs w:val="24"/>
        </w:rPr>
        <w:t xml:space="preserve"> </w:t>
      </w:r>
      <w:r w:rsidR="00042D46" w:rsidRPr="1E46AA6C">
        <w:rPr>
          <w:rFonts w:ascii="Times New Roman" w:eastAsia="Times New Roman" w:hAnsi="Times New Roman" w:cs="Times New Roman"/>
          <w:sz w:val="24"/>
          <w:szCs w:val="24"/>
        </w:rPr>
        <w:t>immersive</w:t>
      </w:r>
      <w:r w:rsidR="00CE245F" w:rsidRPr="1E46AA6C">
        <w:rPr>
          <w:rFonts w:ascii="Times New Roman" w:eastAsia="Times New Roman" w:hAnsi="Times New Roman" w:cs="Times New Roman"/>
          <w:sz w:val="24"/>
          <w:szCs w:val="24"/>
        </w:rPr>
        <w:t xml:space="preserve"> reverb audio that enhances the direction and depth of sound.</w:t>
      </w:r>
      <w:r w:rsidR="00A83DFF" w:rsidRPr="1E46AA6C">
        <w:rPr>
          <w:rFonts w:ascii="Times New Roman" w:eastAsia="Times New Roman" w:hAnsi="Times New Roman" w:cs="Times New Roman"/>
          <w:sz w:val="24"/>
          <w:szCs w:val="24"/>
        </w:rPr>
        <w:t xml:space="preserve">PS5’s </w:t>
      </w:r>
      <w:r w:rsidR="00434466" w:rsidRPr="1E46AA6C">
        <w:rPr>
          <w:rFonts w:ascii="Times New Roman" w:eastAsia="Times New Roman" w:hAnsi="Times New Roman" w:cs="Times New Roman"/>
          <w:sz w:val="24"/>
          <w:szCs w:val="24"/>
        </w:rPr>
        <w:t>horsepower</w:t>
      </w:r>
      <w:r w:rsidR="00A83DFF" w:rsidRPr="1E46AA6C">
        <w:rPr>
          <w:rFonts w:ascii="Times New Roman" w:eastAsia="Times New Roman" w:hAnsi="Times New Roman" w:cs="Times New Roman"/>
          <w:sz w:val="24"/>
          <w:szCs w:val="24"/>
        </w:rPr>
        <w:t xml:space="preserve"> delivers 4k gameplay </w:t>
      </w:r>
      <w:r w:rsidR="00AE0862" w:rsidRPr="1E46AA6C">
        <w:rPr>
          <w:rFonts w:ascii="Times New Roman" w:eastAsia="Times New Roman" w:hAnsi="Times New Roman" w:cs="Times New Roman"/>
          <w:sz w:val="24"/>
          <w:szCs w:val="24"/>
        </w:rPr>
        <w:t xml:space="preserve">compared to PS4 PRO and </w:t>
      </w:r>
      <w:r w:rsidR="00ED499C" w:rsidRPr="1E46AA6C">
        <w:rPr>
          <w:rFonts w:ascii="Times New Roman" w:eastAsia="Times New Roman" w:hAnsi="Times New Roman" w:cs="Times New Roman"/>
          <w:sz w:val="24"/>
          <w:szCs w:val="24"/>
        </w:rPr>
        <w:t>has</w:t>
      </w:r>
      <w:r w:rsidR="00AE0862" w:rsidRPr="1E46AA6C">
        <w:rPr>
          <w:rFonts w:ascii="Times New Roman" w:eastAsia="Times New Roman" w:hAnsi="Times New Roman" w:cs="Times New Roman"/>
          <w:sz w:val="24"/>
          <w:szCs w:val="24"/>
        </w:rPr>
        <w:t xml:space="preserve"> upscaled most of the game titles.</w:t>
      </w:r>
      <w:r w:rsidR="005B2D5E" w:rsidRPr="1E46AA6C">
        <w:rPr>
          <w:rFonts w:ascii="Times New Roman" w:eastAsia="Times New Roman" w:hAnsi="Times New Roman" w:cs="Times New Roman"/>
          <w:sz w:val="24"/>
          <w:szCs w:val="24"/>
        </w:rPr>
        <w:t xml:space="preserve"> Son</w:t>
      </w:r>
      <w:r w:rsidR="00434466" w:rsidRPr="1E46AA6C">
        <w:rPr>
          <w:rFonts w:ascii="Times New Roman" w:eastAsia="Times New Roman" w:hAnsi="Times New Roman" w:cs="Times New Roman"/>
          <w:sz w:val="24"/>
          <w:szCs w:val="24"/>
        </w:rPr>
        <w:t>y</w:t>
      </w:r>
      <w:r w:rsidR="005B2D5E" w:rsidRPr="1E46AA6C">
        <w:rPr>
          <w:rFonts w:ascii="Times New Roman" w:eastAsia="Times New Roman" w:hAnsi="Times New Roman" w:cs="Times New Roman"/>
          <w:sz w:val="24"/>
          <w:szCs w:val="24"/>
        </w:rPr>
        <w:t xml:space="preserve">’s new console has </w:t>
      </w:r>
      <w:r w:rsidR="00434466" w:rsidRPr="1E46AA6C">
        <w:rPr>
          <w:rFonts w:ascii="Times New Roman" w:eastAsia="Times New Roman" w:hAnsi="Times New Roman" w:cs="Times New Roman"/>
          <w:sz w:val="24"/>
          <w:szCs w:val="24"/>
        </w:rPr>
        <w:t>brought</w:t>
      </w:r>
      <w:r w:rsidR="005B2D5E" w:rsidRPr="1E46AA6C">
        <w:rPr>
          <w:rFonts w:ascii="Times New Roman" w:eastAsia="Times New Roman" w:hAnsi="Times New Roman" w:cs="Times New Roman"/>
          <w:sz w:val="24"/>
          <w:szCs w:val="24"/>
        </w:rPr>
        <w:t xml:space="preserve"> both 60fps and 120fps gameplay for smoother and </w:t>
      </w:r>
      <w:r w:rsidR="00ED499C" w:rsidRPr="1E46AA6C">
        <w:rPr>
          <w:rFonts w:ascii="Times New Roman" w:eastAsia="Times New Roman" w:hAnsi="Times New Roman" w:cs="Times New Roman"/>
          <w:sz w:val="24"/>
          <w:szCs w:val="24"/>
        </w:rPr>
        <w:t xml:space="preserve">more </w:t>
      </w:r>
      <w:r w:rsidR="005B2D5E" w:rsidRPr="1E46AA6C">
        <w:rPr>
          <w:rFonts w:ascii="Times New Roman" w:eastAsia="Times New Roman" w:hAnsi="Times New Roman" w:cs="Times New Roman"/>
          <w:sz w:val="24"/>
          <w:szCs w:val="24"/>
        </w:rPr>
        <w:t>immersive gaming experience.</w:t>
      </w:r>
      <w:r w:rsidR="00567403" w:rsidRPr="1E46AA6C">
        <w:rPr>
          <w:rFonts w:ascii="Times New Roman" w:eastAsia="Times New Roman" w:hAnsi="Times New Roman" w:cs="Times New Roman"/>
          <w:sz w:val="24"/>
          <w:szCs w:val="24"/>
        </w:rPr>
        <w:t xml:space="preserve"> PS5 also includes a robust </w:t>
      </w:r>
      <w:r w:rsidR="002E42A5" w:rsidRPr="1E46AA6C">
        <w:rPr>
          <w:rFonts w:ascii="Times New Roman" w:eastAsia="Times New Roman" w:hAnsi="Times New Roman" w:cs="Times New Roman"/>
          <w:sz w:val="24"/>
          <w:szCs w:val="24"/>
        </w:rPr>
        <w:t>Dual Sense</w:t>
      </w:r>
      <w:r w:rsidR="00567403" w:rsidRPr="1E46AA6C">
        <w:rPr>
          <w:rFonts w:ascii="Times New Roman" w:eastAsia="Times New Roman" w:hAnsi="Times New Roman" w:cs="Times New Roman"/>
          <w:sz w:val="24"/>
          <w:szCs w:val="24"/>
        </w:rPr>
        <w:t xml:space="preserve"> controller and its “adaptive triggers” that can deliver variable pressure.</w:t>
      </w:r>
      <w:r w:rsidR="002E42A5" w:rsidRPr="1E46AA6C">
        <w:rPr>
          <w:rFonts w:ascii="Times New Roman" w:eastAsia="Times New Roman" w:hAnsi="Times New Roman" w:cs="Times New Roman"/>
          <w:sz w:val="24"/>
          <w:szCs w:val="24"/>
        </w:rPr>
        <w:t xml:space="preserve"> </w:t>
      </w:r>
      <w:r w:rsidR="00434466" w:rsidRPr="1E46AA6C">
        <w:rPr>
          <w:rFonts w:ascii="Times New Roman" w:eastAsia="Times New Roman" w:hAnsi="Times New Roman" w:cs="Times New Roman"/>
          <w:sz w:val="24"/>
          <w:szCs w:val="24"/>
        </w:rPr>
        <w:t>This</w:t>
      </w:r>
      <w:r w:rsidR="002E42A5" w:rsidRPr="1E46AA6C">
        <w:rPr>
          <w:rFonts w:ascii="Times New Roman" w:eastAsia="Times New Roman" w:hAnsi="Times New Roman" w:cs="Times New Roman"/>
          <w:sz w:val="24"/>
          <w:szCs w:val="24"/>
        </w:rPr>
        <w:t xml:space="preserve"> provides a more immersive gaming experience by having to simulate different sensations.</w:t>
      </w:r>
    </w:p>
    <w:p w14:paraId="68E91BDD" w14:textId="0BDE0D08" w:rsidR="00682E63" w:rsidRDefault="009D71AA"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As for </w:t>
      </w:r>
      <w:r w:rsidR="00434466" w:rsidRPr="1E46AA6C">
        <w:rPr>
          <w:rFonts w:ascii="Times New Roman" w:eastAsia="Times New Roman" w:hAnsi="Times New Roman" w:cs="Times New Roman"/>
          <w:sz w:val="24"/>
          <w:szCs w:val="24"/>
        </w:rPr>
        <w:t xml:space="preserve">the </w:t>
      </w:r>
      <w:r w:rsidRPr="1E46AA6C">
        <w:rPr>
          <w:rFonts w:ascii="Times New Roman" w:eastAsia="Times New Roman" w:hAnsi="Times New Roman" w:cs="Times New Roman"/>
          <w:sz w:val="24"/>
          <w:szCs w:val="24"/>
        </w:rPr>
        <w:t xml:space="preserve">previous version of console games, nearly 99% of PS4 games </w:t>
      </w:r>
      <w:r w:rsidR="00042D46" w:rsidRPr="1E46AA6C">
        <w:rPr>
          <w:rFonts w:ascii="Times New Roman" w:eastAsia="Times New Roman" w:hAnsi="Times New Roman" w:cs="Times New Roman"/>
          <w:sz w:val="24"/>
          <w:szCs w:val="24"/>
        </w:rPr>
        <w:t>work</w:t>
      </w:r>
      <w:r w:rsidRPr="1E46AA6C">
        <w:rPr>
          <w:rFonts w:ascii="Times New Roman" w:eastAsia="Times New Roman" w:hAnsi="Times New Roman" w:cs="Times New Roman"/>
          <w:sz w:val="24"/>
          <w:szCs w:val="24"/>
        </w:rPr>
        <w:t xml:space="preserve"> on PS5.</w:t>
      </w:r>
      <w:r w:rsidR="00042D46" w:rsidRPr="1E46AA6C">
        <w:rPr>
          <w:rFonts w:ascii="Times New Roman" w:eastAsia="Times New Roman" w:hAnsi="Times New Roman" w:cs="Times New Roman"/>
          <w:sz w:val="24"/>
          <w:szCs w:val="24"/>
        </w:rPr>
        <w:t xml:space="preserve"> </w:t>
      </w:r>
      <w:r w:rsidRPr="1E46AA6C">
        <w:rPr>
          <w:rFonts w:ascii="Times New Roman" w:eastAsia="Times New Roman" w:hAnsi="Times New Roman" w:cs="Times New Roman"/>
          <w:sz w:val="24"/>
          <w:szCs w:val="24"/>
        </w:rPr>
        <w:t>Howe</w:t>
      </w:r>
      <w:r w:rsidR="00042D46" w:rsidRPr="1E46AA6C">
        <w:rPr>
          <w:rFonts w:ascii="Times New Roman" w:eastAsia="Times New Roman" w:hAnsi="Times New Roman" w:cs="Times New Roman"/>
          <w:sz w:val="24"/>
          <w:szCs w:val="24"/>
        </w:rPr>
        <w:t>v</w:t>
      </w:r>
      <w:r w:rsidRPr="1E46AA6C">
        <w:rPr>
          <w:rFonts w:ascii="Times New Roman" w:eastAsia="Times New Roman" w:hAnsi="Times New Roman" w:cs="Times New Roman"/>
          <w:sz w:val="24"/>
          <w:szCs w:val="24"/>
        </w:rPr>
        <w:t xml:space="preserve">er, </w:t>
      </w:r>
      <w:r w:rsidR="00674021">
        <w:rPr>
          <w:rFonts w:ascii="Times New Roman" w:eastAsia="Times New Roman" w:hAnsi="Times New Roman" w:cs="Times New Roman"/>
          <w:sz w:val="24"/>
          <w:szCs w:val="24"/>
        </w:rPr>
        <w:t>other variants of PS’s</w:t>
      </w:r>
      <w:r w:rsidRPr="1E46AA6C">
        <w:rPr>
          <w:rFonts w:ascii="Times New Roman" w:eastAsia="Times New Roman" w:hAnsi="Times New Roman" w:cs="Times New Roman"/>
          <w:sz w:val="24"/>
          <w:szCs w:val="24"/>
        </w:rPr>
        <w:t xml:space="preserve"> games are not included as </w:t>
      </w:r>
      <w:r w:rsidR="00465001" w:rsidRPr="1E46AA6C">
        <w:rPr>
          <w:rFonts w:ascii="Times New Roman" w:eastAsia="Times New Roman" w:hAnsi="Times New Roman" w:cs="Times New Roman"/>
          <w:sz w:val="24"/>
          <w:szCs w:val="24"/>
        </w:rPr>
        <w:t>it's</w:t>
      </w:r>
      <w:r w:rsidR="004A5442" w:rsidRPr="1E46AA6C">
        <w:rPr>
          <w:rFonts w:ascii="Times New Roman" w:eastAsia="Times New Roman" w:hAnsi="Times New Roman" w:cs="Times New Roman"/>
          <w:sz w:val="24"/>
          <w:szCs w:val="24"/>
        </w:rPr>
        <w:t xml:space="preserve"> excluded from backward compatibility.</w:t>
      </w:r>
      <w:r w:rsidR="001041A8" w:rsidRPr="1E46AA6C">
        <w:rPr>
          <w:rFonts w:ascii="Times New Roman" w:eastAsia="Times New Roman" w:hAnsi="Times New Roman" w:cs="Times New Roman"/>
          <w:sz w:val="24"/>
          <w:szCs w:val="24"/>
        </w:rPr>
        <w:t xml:space="preserve"> A special PS5 Plus collection will be available to PS+ subscribers which grants them to </w:t>
      </w:r>
      <w:r w:rsidR="00CF42F0" w:rsidRPr="1E46AA6C">
        <w:rPr>
          <w:rFonts w:ascii="Times New Roman" w:eastAsia="Times New Roman" w:hAnsi="Times New Roman" w:cs="Times New Roman"/>
          <w:sz w:val="24"/>
          <w:szCs w:val="24"/>
        </w:rPr>
        <w:t xml:space="preserve">numerous of the best </w:t>
      </w:r>
      <w:r w:rsidR="00DB02A8" w:rsidRPr="1E46AA6C">
        <w:rPr>
          <w:rFonts w:ascii="Times New Roman" w:eastAsia="Times New Roman" w:hAnsi="Times New Roman" w:cs="Times New Roman"/>
          <w:sz w:val="24"/>
          <w:szCs w:val="24"/>
        </w:rPr>
        <w:t>PS4</w:t>
      </w:r>
      <w:r w:rsidR="00CF42F0" w:rsidRPr="1E46AA6C">
        <w:rPr>
          <w:rFonts w:ascii="Times New Roman" w:eastAsia="Times New Roman" w:hAnsi="Times New Roman" w:cs="Times New Roman"/>
          <w:sz w:val="24"/>
          <w:szCs w:val="24"/>
        </w:rPr>
        <w:t xml:space="preserve"> </w:t>
      </w:r>
      <w:r w:rsidR="00DB02A8" w:rsidRPr="1E46AA6C">
        <w:rPr>
          <w:rFonts w:ascii="Times New Roman" w:eastAsia="Times New Roman" w:hAnsi="Times New Roman" w:cs="Times New Roman"/>
          <w:sz w:val="24"/>
          <w:szCs w:val="24"/>
        </w:rPr>
        <w:t>games</w:t>
      </w:r>
      <w:r w:rsidR="00CF42F0" w:rsidRPr="1E46AA6C">
        <w:rPr>
          <w:rFonts w:ascii="Times New Roman" w:eastAsia="Times New Roman" w:hAnsi="Times New Roman" w:cs="Times New Roman"/>
          <w:sz w:val="24"/>
          <w:szCs w:val="24"/>
        </w:rPr>
        <w:t xml:space="preserve"> such as Persona 5, God of War, and more.</w:t>
      </w:r>
      <w:r w:rsidR="000527BE" w:rsidRPr="1E46AA6C">
        <w:rPr>
          <w:rFonts w:ascii="Times New Roman" w:eastAsia="Times New Roman" w:hAnsi="Times New Roman" w:cs="Times New Roman"/>
          <w:sz w:val="24"/>
          <w:szCs w:val="24"/>
        </w:rPr>
        <w:t xml:space="preserve"> </w:t>
      </w:r>
      <w:r w:rsidR="007354B2" w:rsidRPr="1E46AA6C">
        <w:rPr>
          <w:rFonts w:ascii="Times New Roman" w:eastAsia="Times New Roman" w:hAnsi="Times New Roman" w:cs="Times New Roman"/>
          <w:sz w:val="24"/>
          <w:szCs w:val="24"/>
        </w:rPr>
        <w:t>Sony also released several new peripherals and accessories alongside the launch of PS</w:t>
      </w:r>
      <w:r w:rsidR="008A30F0" w:rsidRPr="1E46AA6C">
        <w:rPr>
          <w:rFonts w:ascii="Times New Roman" w:eastAsia="Times New Roman" w:hAnsi="Times New Roman" w:cs="Times New Roman"/>
          <w:sz w:val="24"/>
          <w:szCs w:val="24"/>
        </w:rPr>
        <w:t xml:space="preserve">5, the following includes </w:t>
      </w:r>
      <w:r w:rsidR="00DB02A8" w:rsidRPr="1E46AA6C">
        <w:rPr>
          <w:rFonts w:ascii="Times New Roman" w:eastAsia="Times New Roman" w:hAnsi="Times New Roman" w:cs="Times New Roman"/>
          <w:sz w:val="24"/>
          <w:szCs w:val="24"/>
        </w:rPr>
        <w:t>a</w:t>
      </w:r>
      <w:r w:rsidR="00641F49" w:rsidRPr="1E46AA6C">
        <w:rPr>
          <w:rFonts w:ascii="Times New Roman" w:eastAsia="Times New Roman" w:hAnsi="Times New Roman" w:cs="Times New Roman"/>
          <w:sz w:val="24"/>
          <w:szCs w:val="24"/>
        </w:rPr>
        <w:t xml:space="preserve"> </w:t>
      </w:r>
      <w:r w:rsidR="00465001" w:rsidRPr="1E46AA6C">
        <w:rPr>
          <w:rFonts w:ascii="Times New Roman" w:eastAsia="Times New Roman" w:hAnsi="Times New Roman" w:cs="Times New Roman"/>
          <w:sz w:val="24"/>
          <w:szCs w:val="24"/>
        </w:rPr>
        <w:t>Dual Sense</w:t>
      </w:r>
      <w:r w:rsidR="00641F49" w:rsidRPr="1E46AA6C">
        <w:rPr>
          <w:rFonts w:ascii="Times New Roman" w:eastAsia="Times New Roman" w:hAnsi="Times New Roman" w:cs="Times New Roman"/>
          <w:sz w:val="24"/>
          <w:szCs w:val="24"/>
        </w:rPr>
        <w:t xml:space="preserve"> Wireless controller, </w:t>
      </w:r>
      <w:r w:rsidR="00DB02A8" w:rsidRPr="1E46AA6C">
        <w:rPr>
          <w:rFonts w:ascii="Times New Roman" w:eastAsia="Times New Roman" w:hAnsi="Times New Roman" w:cs="Times New Roman"/>
          <w:sz w:val="24"/>
          <w:szCs w:val="24"/>
        </w:rPr>
        <w:t>Dual Sense</w:t>
      </w:r>
      <w:r w:rsidR="00641F49" w:rsidRPr="1E46AA6C">
        <w:rPr>
          <w:rFonts w:ascii="Times New Roman" w:eastAsia="Times New Roman" w:hAnsi="Times New Roman" w:cs="Times New Roman"/>
          <w:sz w:val="24"/>
          <w:szCs w:val="24"/>
        </w:rPr>
        <w:t xml:space="preserve"> charging station, Pulse 3D Wireless Headset, HD camera</w:t>
      </w:r>
      <w:r w:rsidR="00DB02A8" w:rsidRPr="1E46AA6C">
        <w:rPr>
          <w:rFonts w:ascii="Times New Roman" w:eastAsia="Times New Roman" w:hAnsi="Times New Roman" w:cs="Times New Roman"/>
          <w:sz w:val="24"/>
          <w:szCs w:val="24"/>
        </w:rPr>
        <w:t>,</w:t>
      </w:r>
      <w:r w:rsidR="00641F49" w:rsidRPr="1E46AA6C">
        <w:rPr>
          <w:rFonts w:ascii="Times New Roman" w:eastAsia="Times New Roman" w:hAnsi="Times New Roman" w:cs="Times New Roman"/>
          <w:sz w:val="24"/>
          <w:szCs w:val="24"/>
        </w:rPr>
        <w:t xml:space="preserve"> </w:t>
      </w:r>
      <w:r w:rsidR="00355DE9" w:rsidRPr="1E46AA6C">
        <w:rPr>
          <w:rFonts w:ascii="Times New Roman" w:eastAsia="Times New Roman" w:hAnsi="Times New Roman" w:cs="Times New Roman"/>
          <w:sz w:val="24"/>
          <w:szCs w:val="24"/>
        </w:rPr>
        <w:t>and</w:t>
      </w:r>
      <w:r w:rsidR="00641F49" w:rsidRPr="1E46AA6C">
        <w:rPr>
          <w:rFonts w:ascii="Times New Roman" w:eastAsia="Times New Roman" w:hAnsi="Times New Roman" w:cs="Times New Roman"/>
          <w:sz w:val="24"/>
          <w:szCs w:val="24"/>
        </w:rPr>
        <w:t xml:space="preserve"> </w:t>
      </w:r>
      <w:r w:rsidR="00641F49" w:rsidRPr="1E46AA6C">
        <w:rPr>
          <w:rFonts w:ascii="Times New Roman" w:eastAsia="Times New Roman" w:hAnsi="Times New Roman" w:cs="Times New Roman"/>
          <w:sz w:val="24"/>
          <w:szCs w:val="24"/>
        </w:rPr>
        <w:lastRenderedPageBreak/>
        <w:t>media remote.</w:t>
      </w:r>
      <w:r w:rsidR="00885EDB" w:rsidRPr="1E46AA6C">
        <w:rPr>
          <w:rFonts w:ascii="Times New Roman" w:eastAsia="Times New Roman" w:hAnsi="Times New Roman" w:cs="Times New Roman"/>
          <w:sz w:val="24"/>
          <w:szCs w:val="24"/>
        </w:rPr>
        <w:t xml:space="preserve"> As for launch titles, it was released with im</w:t>
      </w:r>
      <w:r w:rsidR="0057092E" w:rsidRPr="1E46AA6C">
        <w:rPr>
          <w:rFonts w:ascii="Times New Roman" w:eastAsia="Times New Roman" w:hAnsi="Times New Roman" w:cs="Times New Roman"/>
          <w:sz w:val="24"/>
          <w:szCs w:val="24"/>
        </w:rPr>
        <w:t>pressi</w:t>
      </w:r>
      <w:r w:rsidR="008C43E7" w:rsidRPr="1E46AA6C">
        <w:rPr>
          <w:rFonts w:ascii="Times New Roman" w:eastAsia="Times New Roman" w:hAnsi="Times New Roman" w:cs="Times New Roman"/>
          <w:sz w:val="24"/>
          <w:szCs w:val="24"/>
        </w:rPr>
        <w:t xml:space="preserve">ve titles such as “Spider-Man: Miles </w:t>
      </w:r>
      <w:r w:rsidR="00896BC2" w:rsidRPr="1E46AA6C">
        <w:rPr>
          <w:rFonts w:ascii="Times New Roman" w:eastAsia="Times New Roman" w:hAnsi="Times New Roman" w:cs="Times New Roman"/>
          <w:sz w:val="24"/>
          <w:szCs w:val="24"/>
        </w:rPr>
        <w:t>Morales</w:t>
      </w:r>
      <w:r w:rsidR="00FC18AA" w:rsidRPr="1E46AA6C">
        <w:rPr>
          <w:rFonts w:ascii="Times New Roman" w:eastAsia="Times New Roman" w:hAnsi="Times New Roman" w:cs="Times New Roman"/>
          <w:sz w:val="24"/>
          <w:szCs w:val="24"/>
        </w:rPr>
        <w:t xml:space="preserve">”, “Demon’s </w:t>
      </w:r>
      <w:r w:rsidR="00896BC2" w:rsidRPr="1E46AA6C">
        <w:rPr>
          <w:rFonts w:ascii="Times New Roman" w:eastAsia="Times New Roman" w:hAnsi="Times New Roman" w:cs="Times New Roman"/>
          <w:sz w:val="24"/>
          <w:szCs w:val="24"/>
        </w:rPr>
        <w:t>Souls</w:t>
      </w:r>
      <w:r w:rsidR="00DB02A8" w:rsidRPr="1E46AA6C">
        <w:rPr>
          <w:rFonts w:ascii="Times New Roman" w:eastAsia="Times New Roman" w:hAnsi="Times New Roman" w:cs="Times New Roman"/>
          <w:sz w:val="24"/>
          <w:szCs w:val="24"/>
        </w:rPr>
        <w:t>”,</w:t>
      </w:r>
      <w:r w:rsidR="00FC18AA" w:rsidRPr="1E46AA6C">
        <w:rPr>
          <w:rFonts w:ascii="Times New Roman" w:eastAsia="Times New Roman" w:hAnsi="Times New Roman" w:cs="Times New Roman"/>
          <w:sz w:val="24"/>
          <w:szCs w:val="24"/>
        </w:rPr>
        <w:t xml:space="preserve"> and </w:t>
      </w:r>
      <w:r w:rsidR="004C7706" w:rsidRPr="1E46AA6C">
        <w:rPr>
          <w:rFonts w:ascii="Times New Roman" w:eastAsia="Times New Roman" w:hAnsi="Times New Roman" w:cs="Times New Roman"/>
          <w:sz w:val="24"/>
          <w:szCs w:val="24"/>
        </w:rPr>
        <w:t>“Astro’s Playroom”.</w:t>
      </w:r>
      <w:r w:rsidR="00682E63" w:rsidRPr="1E46AA6C">
        <w:rPr>
          <w:rFonts w:ascii="Times New Roman" w:eastAsia="Times New Roman" w:hAnsi="Times New Roman" w:cs="Times New Roman"/>
          <w:sz w:val="24"/>
          <w:szCs w:val="24"/>
        </w:rPr>
        <w:t xml:space="preserve"> Astro’s playroom </w:t>
      </w:r>
      <w:r w:rsidR="00D551EB">
        <w:rPr>
          <w:rFonts w:ascii="Times New Roman" w:eastAsia="Times New Roman" w:hAnsi="Times New Roman" w:cs="Times New Roman"/>
          <w:sz w:val="24"/>
          <w:szCs w:val="24"/>
        </w:rPr>
        <w:t>was designed</w:t>
      </w:r>
      <w:r w:rsidR="00682E63" w:rsidRPr="1E46AA6C">
        <w:rPr>
          <w:rFonts w:ascii="Times New Roman" w:eastAsia="Times New Roman" w:hAnsi="Times New Roman" w:cs="Times New Roman"/>
          <w:sz w:val="24"/>
          <w:szCs w:val="24"/>
        </w:rPr>
        <w:t xml:space="preserve"> as a demonstration of what the </w:t>
      </w:r>
      <w:r w:rsidR="00F51596" w:rsidRPr="1E46AA6C">
        <w:rPr>
          <w:rFonts w:ascii="Times New Roman" w:eastAsia="Times New Roman" w:hAnsi="Times New Roman" w:cs="Times New Roman"/>
          <w:sz w:val="24"/>
          <w:szCs w:val="24"/>
        </w:rPr>
        <w:t>Dual Sense</w:t>
      </w:r>
      <w:r w:rsidR="00682E63" w:rsidRPr="1E46AA6C">
        <w:rPr>
          <w:rFonts w:ascii="Times New Roman" w:eastAsia="Times New Roman" w:hAnsi="Times New Roman" w:cs="Times New Roman"/>
          <w:sz w:val="24"/>
          <w:szCs w:val="24"/>
        </w:rPr>
        <w:t xml:space="preserve"> controller is capa</w:t>
      </w:r>
      <w:r w:rsidR="00DF631F" w:rsidRPr="1E46AA6C">
        <w:rPr>
          <w:rFonts w:ascii="Times New Roman" w:eastAsia="Times New Roman" w:hAnsi="Times New Roman" w:cs="Times New Roman"/>
          <w:sz w:val="24"/>
          <w:szCs w:val="24"/>
        </w:rPr>
        <w:t>ble of</w:t>
      </w:r>
      <w:r w:rsidR="007C3AA2" w:rsidRPr="1E46AA6C">
        <w:rPr>
          <w:rFonts w:ascii="Times New Roman" w:eastAsia="Times New Roman" w:hAnsi="Times New Roman" w:cs="Times New Roman"/>
          <w:sz w:val="24"/>
          <w:szCs w:val="24"/>
        </w:rPr>
        <w:t xml:space="preserve"> and </w:t>
      </w:r>
      <w:r w:rsidR="00DB02A8" w:rsidRPr="1E46AA6C">
        <w:rPr>
          <w:rFonts w:ascii="Times New Roman" w:eastAsia="Times New Roman" w:hAnsi="Times New Roman" w:cs="Times New Roman"/>
          <w:sz w:val="24"/>
          <w:szCs w:val="24"/>
        </w:rPr>
        <w:t xml:space="preserve">is </w:t>
      </w:r>
      <w:r w:rsidR="007C3AA2" w:rsidRPr="1E46AA6C">
        <w:rPr>
          <w:rFonts w:ascii="Times New Roman" w:eastAsia="Times New Roman" w:hAnsi="Times New Roman" w:cs="Times New Roman"/>
          <w:sz w:val="24"/>
          <w:szCs w:val="24"/>
        </w:rPr>
        <w:t>known as a free game pre-loaded</w:t>
      </w:r>
      <w:r w:rsidR="00F51596" w:rsidRPr="1E46AA6C">
        <w:rPr>
          <w:rFonts w:ascii="Times New Roman" w:eastAsia="Times New Roman" w:hAnsi="Times New Roman" w:cs="Times New Roman"/>
          <w:sz w:val="24"/>
          <w:szCs w:val="24"/>
        </w:rPr>
        <w:t xml:space="preserve">.  The game can be removed from </w:t>
      </w:r>
      <w:r w:rsidR="00091D6F" w:rsidRPr="1E46AA6C">
        <w:rPr>
          <w:rFonts w:ascii="Times New Roman" w:eastAsia="Times New Roman" w:hAnsi="Times New Roman" w:cs="Times New Roman"/>
          <w:sz w:val="24"/>
          <w:szCs w:val="24"/>
        </w:rPr>
        <w:t xml:space="preserve">the </w:t>
      </w:r>
      <w:r w:rsidR="00F51596" w:rsidRPr="1E46AA6C">
        <w:rPr>
          <w:rFonts w:ascii="Times New Roman" w:eastAsia="Times New Roman" w:hAnsi="Times New Roman" w:cs="Times New Roman"/>
          <w:sz w:val="24"/>
          <w:szCs w:val="24"/>
        </w:rPr>
        <w:t>system’s internal SSD to free up some spaces and re-downloaded for free.</w:t>
      </w:r>
    </w:p>
    <w:p w14:paraId="1FBD330D" w14:textId="77777777" w:rsidR="00645A4B" w:rsidRDefault="00645A4B" w:rsidP="1E46AA6C">
      <w:pPr>
        <w:spacing w:line="360" w:lineRule="auto"/>
        <w:rPr>
          <w:rFonts w:ascii="Times New Roman" w:eastAsia="Times New Roman" w:hAnsi="Times New Roman" w:cs="Times New Roman"/>
          <w:sz w:val="24"/>
          <w:szCs w:val="24"/>
        </w:rPr>
      </w:pPr>
    </w:p>
    <w:p w14:paraId="47B3FBDB" w14:textId="77777777" w:rsidR="00645A4B" w:rsidRDefault="00645A4B" w:rsidP="00DA4556"/>
    <w:p w14:paraId="35AB5618" w14:textId="7FCEA2EF" w:rsidR="00645A4B" w:rsidRDefault="008F766D" w:rsidP="00DA4556">
      <w:r w:rsidRPr="008F766D">
        <w:rPr>
          <w:noProof/>
        </w:rPr>
        <w:drawing>
          <wp:anchor distT="0" distB="0" distL="114300" distR="114300" simplePos="0" relativeHeight="251658240" behindDoc="0" locked="0" layoutInCell="1" allowOverlap="1" wp14:anchorId="3D3EBB17" wp14:editId="2F422218">
            <wp:simplePos x="0" y="0"/>
            <wp:positionH relativeFrom="column">
              <wp:posOffset>0</wp:posOffset>
            </wp:positionH>
            <wp:positionV relativeFrom="paragraph">
              <wp:posOffset>0</wp:posOffset>
            </wp:positionV>
            <wp:extent cx="5943600" cy="3157220"/>
            <wp:effectExtent l="0" t="0" r="0" b="5080"/>
            <wp:wrapThrough wrapText="bothSides">
              <wp:wrapPolygon edited="0">
                <wp:start x="0" y="0"/>
                <wp:lineTo x="0" y="21504"/>
                <wp:lineTo x="21531" y="21504"/>
                <wp:lineTo x="21531" y="0"/>
                <wp:lineTo x="0" y="0"/>
              </wp:wrapPolygon>
            </wp:wrapThrough>
            <wp:docPr id="1633127674" name="Picture 1633127674" descr="A comparison of a video gam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7674" name="Picture 1" descr="A comparison of a video game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anchor>
        </w:drawing>
      </w:r>
    </w:p>
    <w:p w14:paraId="2E230314" w14:textId="0875CA1C" w:rsidR="00645A4B" w:rsidRDefault="001E36D7" w:rsidP="00DA4556">
      <w:r w:rsidRPr="001E36D7">
        <w:rPr>
          <w:noProof/>
        </w:rPr>
        <w:lastRenderedPageBreak/>
        <w:drawing>
          <wp:inline distT="0" distB="0" distL="0" distR="0" wp14:anchorId="6F5FA8AA" wp14:editId="0D0FFDDA">
            <wp:extent cx="5943600" cy="3151505"/>
            <wp:effectExtent l="0" t="0" r="0" b="0"/>
            <wp:docPr id="486486112" name="Picture 48648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86112" name=""/>
                    <pic:cNvPicPr/>
                  </pic:nvPicPr>
                  <pic:blipFill>
                    <a:blip r:embed="rId13"/>
                    <a:stretch>
                      <a:fillRect/>
                    </a:stretch>
                  </pic:blipFill>
                  <pic:spPr>
                    <a:xfrm>
                      <a:off x="0" y="0"/>
                      <a:ext cx="5943600" cy="3151505"/>
                    </a:xfrm>
                    <a:prstGeom prst="rect">
                      <a:avLst/>
                    </a:prstGeom>
                  </pic:spPr>
                </pic:pic>
              </a:graphicData>
            </a:graphic>
          </wp:inline>
        </w:drawing>
      </w:r>
    </w:p>
    <w:p w14:paraId="1741CA10" w14:textId="77777777" w:rsidR="00645A4B" w:rsidRDefault="00645A4B" w:rsidP="00DA4556"/>
    <w:p w14:paraId="3C43C751" w14:textId="77777777" w:rsidR="00645A4B" w:rsidRDefault="00645A4B" w:rsidP="00DA4556"/>
    <w:p w14:paraId="7C654FAD" w14:textId="77777777" w:rsidR="00645A4B" w:rsidRDefault="00645A4B" w:rsidP="00DA4556"/>
    <w:p w14:paraId="68F1B48B" w14:textId="77777777" w:rsidR="00C046DD" w:rsidRDefault="00C046DD" w:rsidP="00F35EE8">
      <w:pPr>
        <w:rPr>
          <w:rFonts w:ascii="Calibri" w:eastAsia="Times New Roman" w:hAnsi="Calibri" w:cs="Calibri"/>
          <w:lang w:val="en-MY" w:eastAsia="zh-CN"/>
        </w:rPr>
      </w:pPr>
    </w:p>
    <w:p w14:paraId="1A8C36A4" w14:textId="77777777" w:rsidR="00C046DD" w:rsidRDefault="00C046DD" w:rsidP="00F35EE8">
      <w:pPr>
        <w:rPr>
          <w:rFonts w:ascii="Calibri" w:eastAsia="Times New Roman" w:hAnsi="Calibri" w:cs="Calibri"/>
          <w:lang w:val="en-MY" w:eastAsia="zh-CN"/>
        </w:rPr>
      </w:pPr>
    </w:p>
    <w:p w14:paraId="26BED442" w14:textId="5DC0D796" w:rsidR="00C046DD" w:rsidRDefault="00841B20" w:rsidP="00F35EE8">
      <w:pPr>
        <w:rPr>
          <w:rFonts w:ascii="Calibri" w:eastAsia="Times New Roman" w:hAnsi="Calibri" w:cs="Calibri"/>
          <w:lang w:val="en-MY" w:eastAsia="zh-CN"/>
        </w:rPr>
      </w:pPr>
      <w:r w:rsidRPr="00841B20">
        <w:rPr>
          <w:rFonts w:ascii="Calibri" w:eastAsia="Times New Roman" w:hAnsi="Calibri" w:cs="Calibri"/>
          <w:noProof/>
          <w:lang w:val="en-MY" w:eastAsia="zh-CN"/>
        </w:rPr>
        <w:lastRenderedPageBreak/>
        <w:drawing>
          <wp:anchor distT="0" distB="0" distL="114300" distR="114300" simplePos="0" relativeHeight="251658242" behindDoc="0" locked="0" layoutInCell="1" allowOverlap="1" wp14:anchorId="1780D3A0" wp14:editId="1B7949D8">
            <wp:simplePos x="0" y="0"/>
            <wp:positionH relativeFrom="margin">
              <wp:align>left</wp:align>
            </wp:positionH>
            <wp:positionV relativeFrom="paragraph">
              <wp:posOffset>3482340</wp:posOffset>
            </wp:positionV>
            <wp:extent cx="5905500" cy="3204845"/>
            <wp:effectExtent l="0" t="0" r="0" b="0"/>
            <wp:wrapThrough wrapText="bothSides">
              <wp:wrapPolygon edited="0">
                <wp:start x="0" y="0"/>
                <wp:lineTo x="0" y="21442"/>
                <wp:lineTo x="21530" y="21442"/>
                <wp:lineTo x="21530" y="0"/>
                <wp:lineTo x="0" y="0"/>
              </wp:wrapPolygon>
            </wp:wrapThrough>
            <wp:docPr id="722886964" name="Picture 722886964" descr="A poster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6964" name="Picture 1" descr="A poster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09237" cy="3207211"/>
                    </a:xfrm>
                    <a:prstGeom prst="rect">
                      <a:avLst/>
                    </a:prstGeom>
                  </pic:spPr>
                </pic:pic>
              </a:graphicData>
            </a:graphic>
            <wp14:sizeRelH relativeFrom="margin">
              <wp14:pctWidth>0</wp14:pctWidth>
            </wp14:sizeRelH>
            <wp14:sizeRelV relativeFrom="margin">
              <wp14:pctHeight>0</wp14:pctHeight>
            </wp14:sizeRelV>
          </wp:anchor>
        </w:drawing>
      </w:r>
      <w:r w:rsidR="00831356" w:rsidRPr="00831356">
        <w:rPr>
          <w:rFonts w:ascii="Calibri" w:eastAsia="Times New Roman" w:hAnsi="Calibri" w:cs="Calibri"/>
          <w:noProof/>
          <w:lang w:val="en-MY" w:eastAsia="zh-CN"/>
        </w:rPr>
        <w:drawing>
          <wp:anchor distT="0" distB="0" distL="114300" distR="114300" simplePos="0" relativeHeight="251658241" behindDoc="0" locked="0" layoutInCell="1" allowOverlap="1" wp14:anchorId="3208F3BD" wp14:editId="39C20EA1">
            <wp:simplePos x="0" y="0"/>
            <wp:positionH relativeFrom="margin">
              <wp:align>left</wp:align>
            </wp:positionH>
            <wp:positionV relativeFrom="paragraph">
              <wp:posOffset>0</wp:posOffset>
            </wp:positionV>
            <wp:extent cx="5923280" cy="3154680"/>
            <wp:effectExtent l="0" t="0" r="1270" b="7620"/>
            <wp:wrapThrough wrapText="bothSides">
              <wp:wrapPolygon edited="0">
                <wp:start x="0" y="0"/>
                <wp:lineTo x="0" y="21522"/>
                <wp:lineTo x="21535" y="21522"/>
                <wp:lineTo x="21535" y="0"/>
                <wp:lineTo x="0" y="0"/>
              </wp:wrapPolygon>
            </wp:wrapThrough>
            <wp:docPr id="1758872693" name="Picture 1758872693" descr="A timeline of a video gam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2693" name="Picture 1" descr="A timeline of a video game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23280" cy="3154680"/>
                    </a:xfrm>
                    <a:prstGeom prst="rect">
                      <a:avLst/>
                    </a:prstGeom>
                  </pic:spPr>
                </pic:pic>
              </a:graphicData>
            </a:graphic>
            <wp14:sizeRelH relativeFrom="margin">
              <wp14:pctWidth>0</wp14:pctWidth>
            </wp14:sizeRelH>
            <wp14:sizeRelV relativeFrom="margin">
              <wp14:pctHeight>0</wp14:pctHeight>
            </wp14:sizeRelV>
          </wp:anchor>
        </w:drawing>
      </w:r>
    </w:p>
    <w:p w14:paraId="5E19E937" w14:textId="10B07D3A" w:rsidR="009C4D92" w:rsidRDefault="009C4D92">
      <w:pPr>
        <w:rPr>
          <w:rFonts w:ascii="Calibri" w:eastAsia="Times New Roman" w:hAnsi="Calibri" w:cs="Calibri"/>
          <w:lang w:val="en-MY" w:eastAsia="zh-CN"/>
        </w:rPr>
      </w:pPr>
      <w:r>
        <w:rPr>
          <w:rFonts w:ascii="Calibri" w:eastAsia="Times New Roman" w:hAnsi="Calibri" w:cs="Calibri"/>
          <w:lang w:val="en-MY" w:eastAsia="zh-CN"/>
        </w:rPr>
        <w:br w:type="page"/>
      </w:r>
    </w:p>
    <w:p w14:paraId="68B9BC1B" w14:textId="0DA3C06E" w:rsidR="008D2855" w:rsidRDefault="00AC6D9C" w:rsidP="00F662CA">
      <w:pPr>
        <w:pStyle w:val="Heading2"/>
        <w:rPr>
          <w:rFonts w:ascii="Calibri" w:eastAsia="Times New Roman" w:hAnsi="Calibri" w:cs="Calibri"/>
          <w:sz w:val="24"/>
          <w:szCs w:val="24"/>
          <w:lang w:val="en-MY" w:eastAsia="zh-CN"/>
        </w:rPr>
      </w:pPr>
      <w:bookmarkStart w:id="6" w:name="_Toc153706344"/>
      <w:r w:rsidRPr="00F662CA">
        <w:rPr>
          <w:rFonts w:ascii="Calibri" w:eastAsia="Times New Roman" w:hAnsi="Calibri" w:cs="Calibri"/>
          <w:sz w:val="24"/>
          <w:szCs w:val="24"/>
          <w:lang w:val="en-MY" w:eastAsia="zh-CN"/>
        </w:rPr>
        <w:lastRenderedPageBreak/>
        <w:t>2.0</w:t>
      </w:r>
      <w:r w:rsidR="001A0444" w:rsidRPr="00F662CA">
        <w:rPr>
          <w:rFonts w:ascii="Calibri" w:eastAsia="Times New Roman" w:hAnsi="Calibri" w:cs="Calibri"/>
          <w:sz w:val="24"/>
          <w:szCs w:val="24"/>
          <w:lang w:val="en-MY" w:eastAsia="zh-CN"/>
        </w:rPr>
        <w:t xml:space="preserve"> P</w:t>
      </w:r>
      <w:r w:rsidRPr="00F662CA">
        <w:rPr>
          <w:rFonts w:ascii="Calibri" w:eastAsia="Times New Roman" w:hAnsi="Calibri" w:cs="Calibri"/>
          <w:sz w:val="24"/>
          <w:szCs w:val="24"/>
          <w:lang w:val="en-MY" w:eastAsia="zh-CN"/>
        </w:rPr>
        <w:t>eople who are involved in the creation of devices / OS</w:t>
      </w:r>
      <w:bookmarkEnd w:id="6"/>
    </w:p>
    <w:p w14:paraId="6F8E4FFB" w14:textId="7FDFF2DF" w:rsidR="00023B4B" w:rsidRPr="002421F8" w:rsidRDefault="00023B4B" w:rsidP="00EE25D8">
      <w:pPr>
        <w:spacing w:line="360" w:lineRule="auto"/>
        <w:jc w:val="both"/>
        <w:rPr>
          <w:rFonts w:ascii="Times New Roman" w:hAnsi="Times New Roman" w:cs="Times New Roman"/>
          <w:sz w:val="24"/>
          <w:szCs w:val="24"/>
        </w:rPr>
      </w:pPr>
      <w:r w:rsidRPr="002421F8">
        <w:rPr>
          <w:rFonts w:ascii="Times New Roman" w:hAnsi="Times New Roman" w:cs="Times New Roman"/>
          <w:sz w:val="24"/>
          <w:szCs w:val="24"/>
        </w:rPr>
        <w:t xml:space="preserve">In order to successfully create the PS5 console, the people who are involved in the creation of the devices are very important. The creation of PS5 console involved the lead architect which is Mark Cerny, </w:t>
      </w:r>
      <w:r w:rsidR="0081178F" w:rsidRPr="002421F8">
        <w:rPr>
          <w:rFonts w:ascii="Times New Roman" w:hAnsi="Times New Roman" w:cs="Times New Roman"/>
          <w:sz w:val="24"/>
          <w:szCs w:val="24"/>
        </w:rPr>
        <w:t>Play Station</w:t>
      </w:r>
      <w:r w:rsidRPr="002421F8">
        <w:rPr>
          <w:rFonts w:ascii="Times New Roman" w:hAnsi="Times New Roman" w:cs="Times New Roman"/>
          <w:sz w:val="24"/>
          <w:szCs w:val="24"/>
        </w:rPr>
        <w:t xml:space="preserve"> hardware engineers and designers, AMD collaboration, software development teams, game developers and studios, quality assurance and testing teams and </w:t>
      </w:r>
      <w:r w:rsidR="002B220F" w:rsidRPr="002421F8">
        <w:rPr>
          <w:rFonts w:ascii="Times New Roman" w:eastAsiaTheme="minorEastAsia" w:hAnsi="Times New Roman" w:cs="Times New Roman"/>
          <w:sz w:val="24"/>
          <w:szCs w:val="24"/>
          <w:lang w:val="en-MY" w:eastAsia="zh-CN"/>
        </w:rPr>
        <w:t>custom silicon design</w:t>
      </w:r>
      <w:r w:rsidRPr="002421F8">
        <w:rPr>
          <w:rFonts w:ascii="Times New Roman" w:eastAsiaTheme="minorEastAsia" w:hAnsi="Times New Roman" w:cs="Times New Roman"/>
          <w:sz w:val="24"/>
          <w:szCs w:val="24"/>
          <w:lang w:val="en-MY" w:eastAsia="zh-CN"/>
        </w:rPr>
        <w:t xml:space="preserve"> teams.</w:t>
      </w:r>
    </w:p>
    <w:p w14:paraId="419F45AC" w14:textId="4388EAEF" w:rsidR="00023B4B" w:rsidRDefault="00023B4B" w:rsidP="00380075">
      <w:pPr>
        <w:spacing w:line="360" w:lineRule="auto"/>
        <w:jc w:val="both"/>
        <w:rPr>
          <w:rFonts w:ascii="Times New Roman" w:eastAsiaTheme="minorEastAsia" w:hAnsi="Times New Roman" w:cs="Times New Roman"/>
          <w:sz w:val="24"/>
          <w:szCs w:val="24"/>
          <w:lang w:val="en-MY" w:eastAsia="zh-CN"/>
        </w:rPr>
      </w:pPr>
      <w:r w:rsidRPr="002421F8">
        <w:rPr>
          <w:rFonts w:ascii="Times New Roman" w:hAnsi="Times New Roman" w:cs="Times New Roman"/>
          <w:sz w:val="24"/>
          <w:szCs w:val="24"/>
        </w:rPr>
        <w:t xml:space="preserve">Mark Cerny was born on August 24, 1964 in Berkeley, California. He started to </w:t>
      </w:r>
      <w:r w:rsidRPr="002421F8">
        <w:rPr>
          <w:rFonts w:ascii="Times New Roman" w:eastAsiaTheme="minorEastAsia" w:hAnsi="Times New Roman" w:cs="Times New Roman"/>
          <w:sz w:val="24"/>
          <w:szCs w:val="24"/>
          <w:lang w:val="en-MY" w:eastAsia="zh-CN"/>
        </w:rPr>
        <w:t xml:space="preserve">expose himself to the journey of programming because he has shown interest in technology and video games since he was young. </w:t>
      </w:r>
      <w:r w:rsidR="00370B91" w:rsidRPr="00370B91">
        <w:rPr>
          <w:rFonts w:ascii="Times New Roman" w:eastAsiaTheme="minorEastAsia" w:hAnsi="Times New Roman" w:cs="Times New Roman"/>
          <w:sz w:val="24"/>
          <w:szCs w:val="24"/>
          <w:lang w:val="en-MY" w:eastAsia="zh-CN"/>
        </w:rPr>
        <w:t>He’s been a programmer, producer, designer and businessman for companies including Atari, Sega and Crystal Dynamics</w:t>
      </w:r>
      <w:r w:rsidR="00370B91">
        <w:rPr>
          <w:rFonts w:ascii="Times New Roman" w:eastAsiaTheme="minorEastAsia" w:hAnsi="Times New Roman" w:cs="Times New Roman"/>
          <w:sz w:val="24"/>
          <w:szCs w:val="24"/>
          <w:lang w:val="en-MY" w:eastAsia="zh-CN"/>
        </w:rPr>
        <w:t xml:space="preserve">. </w:t>
      </w:r>
      <w:r w:rsidRPr="002421F8">
        <w:rPr>
          <w:rFonts w:ascii="Times New Roman" w:eastAsiaTheme="minorEastAsia" w:hAnsi="Times New Roman" w:cs="Times New Roman"/>
          <w:sz w:val="24"/>
          <w:szCs w:val="24"/>
          <w:lang w:val="en-MY" w:eastAsia="zh-CN"/>
        </w:rPr>
        <w:t xml:space="preserve">He has a successful career in the gaming industry in his life </w:t>
      </w:r>
      <w:r w:rsidR="00875849" w:rsidRPr="002421F8">
        <w:rPr>
          <w:rFonts w:ascii="Times New Roman" w:eastAsiaTheme="minorEastAsia" w:hAnsi="Times New Roman" w:cs="Times New Roman"/>
          <w:sz w:val="24"/>
          <w:szCs w:val="24"/>
          <w:lang w:val="en-MY" w:eastAsia="zh-CN"/>
        </w:rPr>
        <w:t xml:space="preserve">because of </w:t>
      </w:r>
      <w:r w:rsidR="000D3C7F" w:rsidRPr="002421F8">
        <w:rPr>
          <w:rFonts w:ascii="Times New Roman" w:eastAsiaTheme="minorEastAsia" w:hAnsi="Times New Roman" w:cs="Times New Roman"/>
          <w:sz w:val="24"/>
          <w:szCs w:val="24"/>
          <w:lang w:val="en-MY" w:eastAsia="zh-CN"/>
        </w:rPr>
        <w:t xml:space="preserve">his </w:t>
      </w:r>
      <w:r w:rsidRPr="002421F8">
        <w:rPr>
          <w:rFonts w:ascii="Times New Roman" w:eastAsiaTheme="minorEastAsia" w:hAnsi="Times New Roman" w:cs="Times New Roman"/>
          <w:sz w:val="24"/>
          <w:szCs w:val="24"/>
          <w:lang w:val="en-MY" w:eastAsia="zh-CN"/>
        </w:rPr>
        <w:t xml:space="preserve">passion and consistency towards the game development path. He works more on arcade games during his early years of his career such as “Marble Madness” and “Sonic the Hedgehog” and then he involved himself in the hardware design section of the PlayStation4 console. Due to the success of the PS4 console, Mark Cerny took the role of the lead architect again for the PlayStation5 to commit the continuity and innovation in Sony’s gaming hardware. He collab his team with AMD to design a specific component for the PS5. For instance, the console includes an octa-core AMD Ryzen Zen 2 CPU that is optimised for gaming workloads. Not only that, the GPU is also custom designed by using the AMD’s RDNA 2 architecture and the ability to support ray tracing for a better graphics rendering in PS5. Mark Cerny also included the high speed GDDR6 memory into the PS5 console to reduce the loading times and enhance the data transfer speeds. </w:t>
      </w:r>
      <w:r w:rsidR="00457C03" w:rsidRPr="002421F8">
        <w:rPr>
          <w:rFonts w:ascii="Times New Roman" w:eastAsiaTheme="minorEastAsia" w:hAnsi="Times New Roman" w:cs="Times New Roman"/>
          <w:sz w:val="24"/>
          <w:szCs w:val="24"/>
          <w:lang w:val="en-MY" w:eastAsia="zh-CN"/>
        </w:rPr>
        <w:t>Not only that, he also worked to ensure the PS5's backward compatibility</w:t>
      </w:r>
      <w:r w:rsidR="00A923ED" w:rsidRPr="002421F8">
        <w:rPr>
          <w:rFonts w:ascii="Times New Roman" w:eastAsiaTheme="minorEastAsia" w:hAnsi="Times New Roman" w:cs="Times New Roman"/>
          <w:sz w:val="24"/>
          <w:szCs w:val="24"/>
          <w:lang w:val="en-MY" w:eastAsia="zh-CN"/>
        </w:rPr>
        <w:t xml:space="preserve"> by</w:t>
      </w:r>
      <w:r w:rsidR="00457C03" w:rsidRPr="002421F8">
        <w:rPr>
          <w:rFonts w:ascii="Times New Roman" w:eastAsiaTheme="minorEastAsia" w:hAnsi="Times New Roman" w:cs="Times New Roman"/>
          <w:sz w:val="24"/>
          <w:szCs w:val="24"/>
          <w:lang w:val="en-MY" w:eastAsia="zh-CN"/>
        </w:rPr>
        <w:t xml:space="preserve"> allowing </w:t>
      </w:r>
      <w:r w:rsidR="001A0D93" w:rsidRPr="002421F8">
        <w:rPr>
          <w:rFonts w:ascii="Times New Roman" w:eastAsiaTheme="minorEastAsia" w:hAnsi="Times New Roman" w:cs="Times New Roman"/>
          <w:sz w:val="24"/>
          <w:szCs w:val="24"/>
          <w:lang w:val="en-MY" w:eastAsia="zh-CN"/>
        </w:rPr>
        <w:t>users</w:t>
      </w:r>
      <w:r w:rsidR="00457C03" w:rsidRPr="002421F8">
        <w:rPr>
          <w:rFonts w:ascii="Times New Roman" w:eastAsiaTheme="minorEastAsia" w:hAnsi="Times New Roman" w:cs="Times New Roman"/>
          <w:sz w:val="24"/>
          <w:szCs w:val="24"/>
          <w:lang w:val="en-MY" w:eastAsia="zh-CN"/>
        </w:rPr>
        <w:t xml:space="preserve"> to play games from the PlayStation 4 (PS4) on the next device. This was done to ensure a smooth transition for existing PlayStation users.</w:t>
      </w:r>
      <w:r w:rsidR="00A923ED" w:rsidRPr="002421F8">
        <w:rPr>
          <w:rFonts w:ascii="Times New Roman" w:eastAsiaTheme="minorEastAsia" w:hAnsi="Times New Roman" w:cs="Times New Roman"/>
          <w:sz w:val="24"/>
          <w:szCs w:val="24"/>
          <w:lang w:val="en-MY" w:eastAsia="zh-CN"/>
        </w:rPr>
        <w:t xml:space="preserve"> </w:t>
      </w:r>
      <w:r w:rsidR="004D1419" w:rsidRPr="002421F8">
        <w:rPr>
          <w:rFonts w:ascii="Times New Roman" w:eastAsiaTheme="minorEastAsia" w:hAnsi="Times New Roman" w:cs="Times New Roman"/>
          <w:sz w:val="24"/>
          <w:szCs w:val="24"/>
          <w:lang w:val="en-MY" w:eastAsia="zh-CN"/>
        </w:rPr>
        <w:t xml:space="preserve">In addition, </w:t>
      </w:r>
      <w:r w:rsidR="007B528E" w:rsidRPr="002421F8">
        <w:rPr>
          <w:rFonts w:ascii="Times New Roman" w:eastAsiaTheme="minorEastAsia" w:hAnsi="Times New Roman" w:cs="Times New Roman"/>
          <w:sz w:val="24"/>
          <w:szCs w:val="24"/>
          <w:lang w:val="en-MY" w:eastAsia="zh-CN"/>
        </w:rPr>
        <w:t>he also</w:t>
      </w:r>
      <w:r w:rsidR="004D1419" w:rsidRPr="002421F8">
        <w:rPr>
          <w:rFonts w:ascii="Times New Roman" w:eastAsiaTheme="minorEastAsia" w:hAnsi="Times New Roman" w:cs="Times New Roman"/>
          <w:sz w:val="24"/>
          <w:szCs w:val="24"/>
          <w:lang w:val="en-MY" w:eastAsia="zh-CN"/>
        </w:rPr>
        <w:t xml:space="preserve"> worked on the Tempest 3D AudioTech</w:t>
      </w:r>
      <w:r w:rsidR="007B528E" w:rsidRPr="002421F8">
        <w:rPr>
          <w:rFonts w:ascii="Times New Roman" w:eastAsiaTheme="minorEastAsia" w:hAnsi="Times New Roman" w:cs="Times New Roman"/>
          <w:sz w:val="24"/>
          <w:szCs w:val="24"/>
          <w:lang w:val="en-MY" w:eastAsia="zh-CN"/>
        </w:rPr>
        <w:t xml:space="preserve"> which is</w:t>
      </w:r>
      <w:r w:rsidR="004D1419" w:rsidRPr="002421F8">
        <w:rPr>
          <w:rFonts w:ascii="Times New Roman" w:eastAsiaTheme="minorEastAsia" w:hAnsi="Times New Roman" w:cs="Times New Roman"/>
          <w:sz w:val="24"/>
          <w:szCs w:val="24"/>
          <w:lang w:val="en-MY" w:eastAsia="zh-CN"/>
        </w:rPr>
        <w:t xml:space="preserve"> a feature that delivers superior spatial audio capabilities. This technique </w:t>
      </w:r>
      <w:r w:rsidR="00367108" w:rsidRPr="002421F8">
        <w:rPr>
          <w:rFonts w:ascii="Times New Roman" w:eastAsiaTheme="minorEastAsia" w:hAnsi="Times New Roman" w:cs="Times New Roman"/>
          <w:sz w:val="24"/>
          <w:szCs w:val="24"/>
          <w:lang w:val="en-MY" w:eastAsia="zh-CN"/>
        </w:rPr>
        <w:t>allows</w:t>
      </w:r>
      <w:r w:rsidR="004D1419" w:rsidRPr="002421F8">
        <w:rPr>
          <w:rFonts w:ascii="Times New Roman" w:eastAsiaTheme="minorEastAsia" w:hAnsi="Times New Roman" w:cs="Times New Roman"/>
          <w:sz w:val="24"/>
          <w:szCs w:val="24"/>
          <w:lang w:val="en-MY" w:eastAsia="zh-CN"/>
        </w:rPr>
        <w:t xml:space="preserve"> gamers </w:t>
      </w:r>
      <w:r w:rsidR="00DF45EE" w:rsidRPr="002421F8">
        <w:rPr>
          <w:rFonts w:ascii="Times New Roman" w:eastAsiaTheme="minorEastAsia" w:hAnsi="Times New Roman" w:cs="Times New Roman"/>
          <w:sz w:val="24"/>
          <w:szCs w:val="24"/>
          <w:lang w:val="en-MY" w:eastAsia="zh-CN"/>
        </w:rPr>
        <w:t xml:space="preserve">to play </w:t>
      </w:r>
      <w:r w:rsidR="004D1419" w:rsidRPr="002421F8">
        <w:rPr>
          <w:rFonts w:ascii="Times New Roman" w:eastAsiaTheme="minorEastAsia" w:hAnsi="Times New Roman" w:cs="Times New Roman"/>
          <w:sz w:val="24"/>
          <w:szCs w:val="24"/>
          <w:lang w:val="en-MY" w:eastAsia="zh-CN"/>
        </w:rPr>
        <w:t xml:space="preserve">with a more immersive audio experience by providing </w:t>
      </w:r>
      <w:r w:rsidR="00367108" w:rsidRPr="002421F8">
        <w:rPr>
          <w:rFonts w:ascii="Times New Roman" w:eastAsiaTheme="minorEastAsia" w:hAnsi="Times New Roman" w:cs="Times New Roman"/>
          <w:sz w:val="24"/>
          <w:szCs w:val="24"/>
          <w:lang w:val="en-MY" w:eastAsia="zh-CN"/>
        </w:rPr>
        <w:t xml:space="preserve">them </w:t>
      </w:r>
      <w:r w:rsidR="004D1419" w:rsidRPr="002421F8">
        <w:rPr>
          <w:rFonts w:ascii="Times New Roman" w:eastAsiaTheme="minorEastAsia" w:hAnsi="Times New Roman" w:cs="Times New Roman"/>
          <w:sz w:val="24"/>
          <w:szCs w:val="24"/>
          <w:lang w:val="en-MY" w:eastAsia="zh-CN"/>
        </w:rPr>
        <w:t>a greater sense of direction and depth in the sound.</w:t>
      </w:r>
      <w:r w:rsidR="00DF45EE" w:rsidRPr="002421F8">
        <w:rPr>
          <w:rFonts w:ascii="Times New Roman" w:eastAsiaTheme="minorEastAsia" w:hAnsi="Times New Roman" w:cs="Times New Roman"/>
          <w:sz w:val="24"/>
          <w:szCs w:val="24"/>
          <w:lang w:val="en-MY" w:eastAsia="zh-CN"/>
        </w:rPr>
        <w:t xml:space="preserve"> </w:t>
      </w:r>
      <w:r w:rsidRPr="002421F8">
        <w:rPr>
          <w:rFonts w:ascii="Times New Roman" w:eastAsiaTheme="minorEastAsia" w:hAnsi="Times New Roman" w:cs="Times New Roman"/>
          <w:sz w:val="24"/>
          <w:szCs w:val="24"/>
          <w:lang w:val="en-MY" w:eastAsia="zh-CN"/>
        </w:rPr>
        <w:t xml:space="preserve">In conclusion, Mark Cerny plays a vital role in the creation of PS5 console’s development. His own experience and knowledge in game </w:t>
      </w:r>
      <w:r w:rsidRPr="002421F8">
        <w:rPr>
          <w:rFonts w:ascii="Times New Roman" w:eastAsiaTheme="minorEastAsia" w:hAnsi="Times New Roman" w:cs="Times New Roman"/>
          <w:sz w:val="24"/>
          <w:szCs w:val="24"/>
          <w:lang w:val="en-MY" w:eastAsia="zh-CN"/>
        </w:rPr>
        <w:lastRenderedPageBreak/>
        <w:t xml:space="preserve">development and hardware design has left a huge impact </w:t>
      </w:r>
      <w:r w:rsidR="00380075">
        <w:rPr>
          <w:rFonts w:ascii="Times New Roman" w:eastAsiaTheme="minorEastAsia" w:hAnsi="Times New Roman" w:cs="Times New Roman"/>
          <w:noProof/>
          <w:sz w:val="24"/>
          <w:szCs w:val="24"/>
          <w:lang w:val="en-MY" w:eastAsia="zh-CN"/>
        </w:rPr>
        <w:drawing>
          <wp:anchor distT="0" distB="0" distL="114300" distR="114300" simplePos="0" relativeHeight="251658249" behindDoc="1" locked="0" layoutInCell="1" allowOverlap="1" wp14:anchorId="2ED2D898" wp14:editId="0087F54A">
            <wp:simplePos x="0" y="0"/>
            <wp:positionH relativeFrom="margin">
              <wp:align>center</wp:align>
            </wp:positionH>
            <wp:positionV relativeFrom="paragraph">
              <wp:posOffset>714375</wp:posOffset>
            </wp:positionV>
            <wp:extent cx="5589905" cy="2508250"/>
            <wp:effectExtent l="0" t="0" r="0" b="6350"/>
            <wp:wrapTight wrapText="bothSides">
              <wp:wrapPolygon edited="0">
                <wp:start x="0" y="0"/>
                <wp:lineTo x="0" y="21491"/>
                <wp:lineTo x="21494" y="21491"/>
                <wp:lineTo x="21494" y="0"/>
                <wp:lineTo x="0" y="0"/>
              </wp:wrapPolygon>
            </wp:wrapTight>
            <wp:docPr id="1695378510" name="Picture 1695378510" descr="A person wearing glasses and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78510" name="Picture 4" descr="A person wearing glasses and a su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9905" cy="2508250"/>
                    </a:xfrm>
                    <a:prstGeom prst="rect">
                      <a:avLst/>
                    </a:prstGeom>
                    <a:noFill/>
                  </pic:spPr>
                </pic:pic>
              </a:graphicData>
            </a:graphic>
            <wp14:sizeRelH relativeFrom="margin">
              <wp14:pctWidth>0</wp14:pctWidth>
            </wp14:sizeRelH>
            <wp14:sizeRelV relativeFrom="margin">
              <wp14:pctHeight>0</wp14:pctHeight>
            </wp14:sizeRelV>
          </wp:anchor>
        </w:drawing>
      </w:r>
      <w:r w:rsidRPr="002421F8">
        <w:rPr>
          <w:rFonts w:ascii="Times New Roman" w:eastAsiaTheme="minorEastAsia" w:hAnsi="Times New Roman" w:cs="Times New Roman"/>
          <w:sz w:val="24"/>
          <w:szCs w:val="24"/>
          <w:lang w:val="en-MY" w:eastAsia="zh-CN"/>
        </w:rPr>
        <w:t>in the gaming industry and he will continue to shape the gaming experience of users in worldwide.</w:t>
      </w:r>
    </w:p>
    <w:p w14:paraId="25C3C10B" w14:textId="6D54338D" w:rsidR="001F7058" w:rsidRDefault="001F7058" w:rsidP="00EE25D8">
      <w:pPr>
        <w:jc w:val="center"/>
        <w:rPr>
          <w:rFonts w:ascii="Times New Roman" w:eastAsiaTheme="minorEastAsia" w:hAnsi="Times New Roman" w:cs="Times New Roman"/>
          <w:sz w:val="24"/>
          <w:szCs w:val="24"/>
          <w:lang w:val="en-MY" w:eastAsia="zh-CN"/>
        </w:rPr>
      </w:pPr>
      <w:r>
        <w:rPr>
          <w:rFonts w:ascii="Times New Roman" w:eastAsiaTheme="minorEastAsia" w:hAnsi="Times New Roman" w:cs="Times New Roman"/>
          <w:sz w:val="24"/>
          <w:szCs w:val="24"/>
          <w:lang w:val="en-MY" w:eastAsia="zh-CN"/>
        </w:rPr>
        <w:t>Mark Cerny</w:t>
      </w:r>
    </w:p>
    <w:p w14:paraId="62D22E5A" w14:textId="09319312" w:rsidR="001F7058" w:rsidRPr="002421F8" w:rsidRDefault="001F7058" w:rsidP="00EE25D8">
      <w:pPr>
        <w:jc w:val="both"/>
        <w:rPr>
          <w:rFonts w:ascii="Times New Roman" w:eastAsiaTheme="minorEastAsia" w:hAnsi="Times New Roman" w:cs="Times New Roman"/>
          <w:sz w:val="24"/>
          <w:szCs w:val="24"/>
          <w:lang w:val="en-MY" w:eastAsia="zh-CN"/>
        </w:rPr>
      </w:pPr>
    </w:p>
    <w:p w14:paraId="1640AA22" w14:textId="0F699F67" w:rsidR="008303AB" w:rsidRDefault="00023B4B" w:rsidP="00EE25D8">
      <w:pPr>
        <w:spacing w:line="360" w:lineRule="auto"/>
        <w:jc w:val="both"/>
        <w:rPr>
          <w:rFonts w:ascii="Times New Roman" w:eastAsiaTheme="minorEastAsia" w:hAnsi="Times New Roman" w:cs="Times New Roman"/>
          <w:sz w:val="24"/>
          <w:szCs w:val="24"/>
          <w:lang w:val="en-MY" w:eastAsia="zh-CN"/>
        </w:rPr>
      </w:pPr>
      <w:r w:rsidRPr="002421F8">
        <w:rPr>
          <w:rFonts w:ascii="Times New Roman" w:eastAsiaTheme="minorEastAsia" w:hAnsi="Times New Roman" w:cs="Times New Roman"/>
          <w:sz w:val="24"/>
          <w:szCs w:val="24"/>
          <w:lang w:val="en-MY" w:eastAsia="zh-CN"/>
        </w:rPr>
        <w:t xml:space="preserve">Up next, as the chief of the mechanical and thermal design teams, Yasuhiro Otori was </w:t>
      </w:r>
      <w:r w:rsidR="006A4906" w:rsidRPr="002421F8">
        <w:rPr>
          <w:rFonts w:ascii="Times New Roman" w:eastAsiaTheme="minorEastAsia" w:hAnsi="Times New Roman" w:cs="Times New Roman"/>
          <w:sz w:val="24"/>
          <w:szCs w:val="24"/>
          <w:lang w:val="en-MY" w:eastAsia="zh-CN"/>
        </w:rPr>
        <w:t>contributing</w:t>
      </w:r>
      <w:r w:rsidRPr="002421F8">
        <w:rPr>
          <w:rFonts w:ascii="Times New Roman" w:eastAsiaTheme="minorEastAsia" w:hAnsi="Times New Roman" w:cs="Times New Roman"/>
          <w:sz w:val="24"/>
          <w:szCs w:val="24"/>
          <w:lang w:val="en-MY" w:eastAsia="zh-CN"/>
        </w:rPr>
        <w:t xml:space="preserve"> in the development of the PlayStation 5 (PS5) console. His contributions </w:t>
      </w:r>
      <w:r w:rsidR="00A11B31" w:rsidRPr="002421F8">
        <w:rPr>
          <w:rFonts w:ascii="Times New Roman" w:eastAsiaTheme="minorEastAsia" w:hAnsi="Times New Roman" w:cs="Times New Roman"/>
          <w:sz w:val="24"/>
          <w:szCs w:val="24"/>
          <w:lang w:val="en-MY" w:eastAsia="zh-CN"/>
        </w:rPr>
        <w:t xml:space="preserve">mostly </w:t>
      </w:r>
      <w:r w:rsidRPr="002421F8">
        <w:rPr>
          <w:rFonts w:ascii="Times New Roman" w:eastAsiaTheme="minorEastAsia" w:hAnsi="Times New Roman" w:cs="Times New Roman"/>
          <w:sz w:val="24"/>
          <w:szCs w:val="24"/>
          <w:lang w:val="en-MY" w:eastAsia="zh-CN"/>
        </w:rPr>
        <w:t xml:space="preserve">focused on the PS5's physical design, cooling solutions and overall ergonomics. For the physical design, Otori was in charge </w:t>
      </w:r>
      <w:r w:rsidR="000D3C7F" w:rsidRPr="002421F8">
        <w:rPr>
          <w:rFonts w:ascii="Times New Roman" w:eastAsiaTheme="minorEastAsia" w:hAnsi="Times New Roman" w:cs="Times New Roman"/>
          <w:sz w:val="24"/>
          <w:szCs w:val="24"/>
          <w:lang w:val="en-MY" w:eastAsia="zh-CN"/>
        </w:rPr>
        <w:t xml:space="preserve">in the </w:t>
      </w:r>
      <w:r w:rsidRPr="002421F8">
        <w:rPr>
          <w:rFonts w:ascii="Times New Roman" w:eastAsiaTheme="minorEastAsia" w:hAnsi="Times New Roman" w:cs="Times New Roman"/>
          <w:sz w:val="24"/>
          <w:szCs w:val="24"/>
          <w:lang w:val="en-MY" w:eastAsia="zh-CN"/>
        </w:rPr>
        <w:t xml:space="preserve">managing </w:t>
      </w:r>
      <w:r w:rsidR="000D3C7F" w:rsidRPr="002421F8">
        <w:rPr>
          <w:rFonts w:ascii="Times New Roman" w:eastAsiaTheme="minorEastAsia" w:hAnsi="Times New Roman" w:cs="Times New Roman"/>
          <w:sz w:val="24"/>
          <w:szCs w:val="24"/>
          <w:lang w:val="en-MY" w:eastAsia="zh-CN"/>
        </w:rPr>
        <w:t xml:space="preserve">of </w:t>
      </w:r>
      <w:r w:rsidRPr="002421F8">
        <w:rPr>
          <w:rFonts w:ascii="Times New Roman" w:eastAsiaTheme="minorEastAsia" w:hAnsi="Times New Roman" w:cs="Times New Roman"/>
          <w:sz w:val="24"/>
          <w:szCs w:val="24"/>
          <w:lang w:val="en-MY" w:eastAsia="zh-CN"/>
        </w:rPr>
        <w:t xml:space="preserve">the PS5's console's outward appearance, form factor and aesthetics. Otori's team is responsible for the PS5's unusual design, with its aggressive and futuristic appearance. </w:t>
      </w:r>
      <w:r w:rsidR="00471BA2" w:rsidRPr="002421F8">
        <w:rPr>
          <w:rFonts w:ascii="Times New Roman" w:eastAsiaTheme="minorEastAsia" w:hAnsi="Times New Roman" w:cs="Times New Roman"/>
          <w:sz w:val="24"/>
          <w:szCs w:val="24"/>
          <w:lang w:val="en-MY" w:eastAsia="zh-CN"/>
        </w:rPr>
        <w:t>One</w:t>
      </w:r>
      <w:r w:rsidRPr="002421F8">
        <w:rPr>
          <w:rFonts w:ascii="Times New Roman" w:eastAsiaTheme="minorEastAsia" w:hAnsi="Times New Roman" w:cs="Times New Roman"/>
          <w:sz w:val="24"/>
          <w:szCs w:val="24"/>
          <w:lang w:val="en-MY" w:eastAsia="zh-CN"/>
        </w:rPr>
        <w:t xml:space="preserve"> of the challenges in building powerful game consoles</w:t>
      </w:r>
      <w:r w:rsidR="00CA42C8" w:rsidRPr="002421F8">
        <w:rPr>
          <w:rFonts w:ascii="Times New Roman" w:eastAsiaTheme="minorEastAsia" w:hAnsi="Times New Roman" w:cs="Times New Roman"/>
          <w:sz w:val="24"/>
          <w:szCs w:val="24"/>
          <w:lang w:val="en-MY" w:eastAsia="zh-CN"/>
        </w:rPr>
        <w:t xml:space="preserve"> is to manage the heat</w:t>
      </w:r>
      <w:r w:rsidR="006652A7" w:rsidRPr="002421F8">
        <w:rPr>
          <w:rFonts w:ascii="Times New Roman" w:eastAsiaTheme="minorEastAsia" w:hAnsi="Times New Roman" w:cs="Times New Roman"/>
          <w:sz w:val="24"/>
          <w:szCs w:val="24"/>
          <w:lang w:val="en-MY" w:eastAsia="zh-CN"/>
        </w:rPr>
        <w:t xml:space="preserve"> </w:t>
      </w:r>
      <w:r w:rsidR="00CA42C8" w:rsidRPr="002421F8">
        <w:rPr>
          <w:rFonts w:ascii="Times New Roman" w:eastAsiaTheme="minorEastAsia" w:hAnsi="Times New Roman" w:cs="Times New Roman"/>
          <w:sz w:val="24"/>
          <w:szCs w:val="24"/>
          <w:lang w:val="en-MY" w:eastAsia="zh-CN"/>
        </w:rPr>
        <w:t>created by high-performance components</w:t>
      </w:r>
      <w:r w:rsidR="000A2CE3" w:rsidRPr="002421F8">
        <w:rPr>
          <w:rFonts w:ascii="Times New Roman" w:eastAsiaTheme="minorEastAsia" w:hAnsi="Times New Roman" w:cs="Times New Roman"/>
          <w:sz w:val="24"/>
          <w:szCs w:val="24"/>
          <w:lang w:val="en-MY" w:eastAsia="zh-CN"/>
        </w:rPr>
        <w:t>.</w:t>
      </w:r>
      <w:r w:rsidRPr="002421F8">
        <w:rPr>
          <w:rFonts w:ascii="Times New Roman" w:eastAsiaTheme="minorEastAsia" w:hAnsi="Times New Roman" w:cs="Times New Roman"/>
          <w:sz w:val="24"/>
          <w:szCs w:val="24"/>
          <w:lang w:val="en-MY" w:eastAsia="zh-CN"/>
        </w:rPr>
        <w:t xml:space="preserve"> Otori's team focused on effective cooling methods to ensure that the PS5's operational temperatures remained optimal throughout intense gaming sessions. This is especially critical for minimising performance throttling and ensuring the hardware's lifespan.</w:t>
      </w:r>
      <w:r w:rsidRPr="002421F8">
        <w:rPr>
          <w:rFonts w:ascii="Times New Roman" w:hAnsi="Times New Roman" w:cs="Times New Roman"/>
          <w:sz w:val="24"/>
          <w:szCs w:val="24"/>
        </w:rPr>
        <w:t xml:space="preserve"> Not only that, </w:t>
      </w:r>
      <w:r w:rsidRPr="002421F8">
        <w:rPr>
          <w:rFonts w:ascii="Times New Roman" w:eastAsiaTheme="minorEastAsia" w:hAnsi="Times New Roman" w:cs="Times New Roman"/>
          <w:sz w:val="24"/>
          <w:szCs w:val="24"/>
          <w:lang w:val="en-MY" w:eastAsia="zh-CN"/>
        </w:rPr>
        <w:t xml:space="preserve">Otori would have been engaged in defining the PS5's internal layout, including component placement to optimise </w:t>
      </w:r>
      <w:r w:rsidR="004B75E0" w:rsidRPr="002421F8">
        <w:rPr>
          <w:rFonts w:ascii="Times New Roman" w:eastAsiaTheme="minorEastAsia" w:hAnsi="Times New Roman" w:cs="Times New Roman"/>
          <w:sz w:val="24"/>
          <w:szCs w:val="24"/>
          <w:lang w:val="en-MY" w:eastAsia="zh-CN"/>
        </w:rPr>
        <w:t xml:space="preserve">the </w:t>
      </w:r>
      <w:r w:rsidRPr="002421F8">
        <w:rPr>
          <w:rFonts w:ascii="Times New Roman" w:eastAsiaTheme="minorEastAsia" w:hAnsi="Times New Roman" w:cs="Times New Roman"/>
          <w:sz w:val="24"/>
          <w:szCs w:val="24"/>
          <w:lang w:val="en-MY" w:eastAsia="zh-CN"/>
        </w:rPr>
        <w:t xml:space="preserve">airflow and cooling efficiency. The design had to strike a balance between aesthetics and practical factors for optimal heat dissipation. In addition, Otori's staff </w:t>
      </w:r>
      <w:r w:rsidR="00332D60" w:rsidRPr="002421F8">
        <w:rPr>
          <w:rFonts w:ascii="Times New Roman" w:eastAsiaTheme="minorEastAsia" w:hAnsi="Times New Roman" w:cs="Times New Roman"/>
          <w:sz w:val="24"/>
          <w:szCs w:val="24"/>
          <w:lang w:val="en-MY" w:eastAsia="zh-CN"/>
        </w:rPr>
        <w:t>need to choose</w:t>
      </w:r>
      <w:r w:rsidRPr="002421F8">
        <w:rPr>
          <w:rFonts w:ascii="Times New Roman" w:eastAsiaTheme="minorEastAsia" w:hAnsi="Times New Roman" w:cs="Times New Roman"/>
          <w:sz w:val="24"/>
          <w:szCs w:val="24"/>
          <w:lang w:val="en-MY" w:eastAsia="zh-CN"/>
        </w:rPr>
        <w:t xml:space="preserve"> materials that are both durable and aesthetically beautiful, as well as engineering the console to survive regular use</w:t>
      </w:r>
      <w:r w:rsidR="00CA0AF9" w:rsidRPr="002421F8">
        <w:rPr>
          <w:rFonts w:ascii="Times New Roman" w:eastAsiaTheme="minorEastAsia" w:hAnsi="Times New Roman" w:cs="Times New Roman"/>
          <w:sz w:val="24"/>
          <w:szCs w:val="24"/>
          <w:lang w:val="en-MY" w:eastAsia="zh-CN"/>
        </w:rPr>
        <w:t xml:space="preserve"> and</w:t>
      </w:r>
      <w:r w:rsidR="00B270FB" w:rsidRPr="002421F8">
        <w:rPr>
          <w:rFonts w:ascii="Times New Roman" w:eastAsiaTheme="minorEastAsia" w:hAnsi="Times New Roman" w:cs="Times New Roman"/>
          <w:sz w:val="24"/>
          <w:szCs w:val="24"/>
          <w:lang w:val="en-MY" w:eastAsia="zh-CN"/>
        </w:rPr>
        <w:t xml:space="preserve"> </w:t>
      </w:r>
      <w:r w:rsidRPr="002421F8">
        <w:rPr>
          <w:rFonts w:ascii="Times New Roman" w:eastAsiaTheme="minorEastAsia" w:hAnsi="Times New Roman" w:cs="Times New Roman"/>
          <w:sz w:val="24"/>
          <w:szCs w:val="24"/>
          <w:lang w:val="en-MY" w:eastAsia="zh-CN"/>
        </w:rPr>
        <w:t xml:space="preserve">ensure the PS5's durability and build quality. Lastly, port location and accessibility as well as other external elements are also </w:t>
      </w:r>
      <w:r w:rsidR="00B270FB" w:rsidRPr="002421F8">
        <w:rPr>
          <w:rFonts w:ascii="Times New Roman" w:eastAsiaTheme="minorEastAsia" w:hAnsi="Times New Roman" w:cs="Times New Roman"/>
          <w:sz w:val="24"/>
          <w:szCs w:val="24"/>
          <w:lang w:val="en-MY" w:eastAsia="zh-CN"/>
        </w:rPr>
        <w:t>an important</w:t>
      </w:r>
      <w:r w:rsidRPr="002421F8">
        <w:rPr>
          <w:rFonts w:ascii="Times New Roman" w:eastAsiaTheme="minorEastAsia" w:hAnsi="Times New Roman" w:cs="Times New Roman"/>
          <w:sz w:val="24"/>
          <w:szCs w:val="24"/>
          <w:lang w:val="en-MY" w:eastAsia="zh-CN"/>
        </w:rPr>
        <w:t xml:space="preserve"> consideration in the design of any consumer electronics item. Otori's team would have </w:t>
      </w:r>
      <w:r w:rsidR="007F2490" w:rsidRPr="002421F8">
        <w:rPr>
          <w:rFonts w:ascii="Times New Roman" w:eastAsiaTheme="minorEastAsia" w:hAnsi="Times New Roman" w:cs="Times New Roman"/>
          <w:sz w:val="24"/>
          <w:szCs w:val="24"/>
          <w:lang w:val="en-MY" w:eastAsia="zh-CN"/>
        </w:rPr>
        <w:lastRenderedPageBreak/>
        <w:t>supported</w:t>
      </w:r>
      <w:r w:rsidRPr="002421F8">
        <w:rPr>
          <w:rFonts w:ascii="Times New Roman" w:eastAsiaTheme="minorEastAsia" w:hAnsi="Times New Roman" w:cs="Times New Roman"/>
          <w:sz w:val="24"/>
          <w:szCs w:val="24"/>
          <w:lang w:val="en-MY" w:eastAsia="zh-CN"/>
        </w:rPr>
        <w:t xml:space="preserve"> in the decision-making process for the positioning and design of these elements on the PS5.</w:t>
      </w:r>
    </w:p>
    <w:p w14:paraId="1745DF85" w14:textId="5FBA0F8A" w:rsidR="006B0011" w:rsidRDefault="006B0011" w:rsidP="00EE25D8">
      <w:pPr>
        <w:jc w:val="both"/>
        <w:rPr>
          <w:rFonts w:ascii="Times New Roman" w:eastAsiaTheme="minorEastAsia" w:hAnsi="Times New Roman" w:cs="Times New Roman"/>
          <w:sz w:val="24"/>
          <w:szCs w:val="24"/>
          <w:lang w:val="en-MY" w:eastAsia="zh-CN"/>
        </w:rPr>
      </w:pPr>
      <w:r>
        <w:rPr>
          <w:rFonts w:ascii="Times New Roman" w:eastAsiaTheme="minorEastAsia" w:hAnsi="Times New Roman" w:cs="Times New Roman"/>
          <w:noProof/>
          <w:sz w:val="24"/>
          <w:szCs w:val="24"/>
          <w:lang w:val="en-MY" w:eastAsia="zh-CN"/>
        </w:rPr>
        <w:drawing>
          <wp:anchor distT="0" distB="0" distL="114300" distR="114300" simplePos="0" relativeHeight="251658250" behindDoc="1" locked="0" layoutInCell="1" allowOverlap="1" wp14:anchorId="7B888E48" wp14:editId="7FF31AF6">
            <wp:simplePos x="0" y="0"/>
            <wp:positionH relativeFrom="margin">
              <wp:align>center</wp:align>
            </wp:positionH>
            <wp:positionV relativeFrom="paragraph">
              <wp:posOffset>6985</wp:posOffset>
            </wp:positionV>
            <wp:extent cx="5330825" cy="2263775"/>
            <wp:effectExtent l="0" t="0" r="3175" b="3175"/>
            <wp:wrapTight wrapText="bothSides">
              <wp:wrapPolygon edited="0">
                <wp:start x="0" y="0"/>
                <wp:lineTo x="0" y="21449"/>
                <wp:lineTo x="21536" y="21449"/>
                <wp:lineTo x="21536" y="0"/>
                <wp:lineTo x="0" y="0"/>
              </wp:wrapPolygon>
            </wp:wrapTight>
            <wp:docPr id="1907957992" name="Picture 190795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2263775"/>
                    </a:xfrm>
                    <a:prstGeom prst="rect">
                      <a:avLst/>
                    </a:prstGeom>
                    <a:noFill/>
                  </pic:spPr>
                </pic:pic>
              </a:graphicData>
            </a:graphic>
            <wp14:sizeRelH relativeFrom="margin">
              <wp14:pctWidth>0</wp14:pctWidth>
            </wp14:sizeRelH>
            <wp14:sizeRelV relativeFrom="margin">
              <wp14:pctHeight>0</wp14:pctHeight>
            </wp14:sizeRelV>
          </wp:anchor>
        </w:drawing>
      </w:r>
    </w:p>
    <w:p w14:paraId="0D47D071" w14:textId="22EEFAB5" w:rsidR="006B0011" w:rsidRDefault="006B0011" w:rsidP="00EE25D8">
      <w:pPr>
        <w:jc w:val="center"/>
        <w:rPr>
          <w:rFonts w:ascii="Times New Roman" w:eastAsiaTheme="minorEastAsia" w:hAnsi="Times New Roman" w:cs="Times New Roman"/>
          <w:sz w:val="24"/>
          <w:szCs w:val="24"/>
          <w:lang w:val="en-MY" w:eastAsia="zh-CN"/>
        </w:rPr>
      </w:pPr>
      <w:r>
        <w:rPr>
          <w:rFonts w:ascii="Times New Roman" w:eastAsiaTheme="minorEastAsia" w:hAnsi="Times New Roman" w:cs="Times New Roman"/>
          <w:sz w:val="24"/>
          <w:szCs w:val="24"/>
          <w:lang w:val="en-MY" w:eastAsia="zh-CN"/>
        </w:rPr>
        <w:t>Yasuhiro Otori</w:t>
      </w:r>
    </w:p>
    <w:p w14:paraId="0052CF25" w14:textId="030EE226" w:rsidR="006B0011" w:rsidRPr="002421F8" w:rsidRDefault="006B0011" w:rsidP="00EE25D8">
      <w:pPr>
        <w:jc w:val="both"/>
        <w:rPr>
          <w:rFonts w:ascii="Times New Roman" w:eastAsiaTheme="minorEastAsia" w:hAnsi="Times New Roman" w:cs="Times New Roman"/>
          <w:sz w:val="24"/>
          <w:szCs w:val="24"/>
          <w:lang w:val="en-MY" w:eastAsia="zh-CN"/>
        </w:rPr>
      </w:pPr>
    </w:p>
    <w:p w14:paraId="317B53B1" w14:textId="237E6A09" w:rsidR="008303AB" w:rsidRPr="002421F8" w:rsidRDefault="00060FFD" w:rsidP="00EE25D8">
      <w:pPr>
        <w:spacing w:line="360" w:lineRule="auto"/>
        <w:jc w:val="both"/>
        <w:rPr>
          <w:rFonts w:ascii="Times New Roman" w:eastAsiaTheme="minorEastAsia" w:hAnsi="Times New Roman" w:cs="Times New Roman"/>
          <w:sz w:val="24"/>
          <w:szCs w:val="24"/>
          <w:lang w:val="en-MY" w:eastAsia="zh-CN"/>
        </w:rPr>
      </w:pPr>
      <w:r w:rsidRPr="002421F8">
        <w:rPr>
          <w:rFonts w:ascii="Times New Roman" w:eastAsiaTheme="minorEastAsia" w:hAnsi="Times New Roman" w:cs="Times New Roman"/>
          <w:sz w:val="24"/>
          <w:szCs w:val="24"/>
          <w:lang w:val="en-MY" w:eastAsia="zh-CN"/>
        </w:rPr>
        <w:t xml:space="preserve">The </w:t>
      </w:r>
      <w:r w:rsidR="00ED43BD" w:rsidRPr="002421F8">
        <w:rPr>
          <w:rFonts w:ascii="Times New Roman" w:eastAsiaTheme="minorEastAsia" w:hAnsi="Times New Roman" w:cs="Times New Roman"/>
          <w:sz w:val="24"/>
          <w:szCs w:val="24"/>
          <w:lang w:val="en-MY" w:eastAsia="zh-CN"/>
        </w:rPr>
        <w:t xml:space="preserve">PlayStation hardware engineering team also plays a vital role in the creation of PS5. </w:t>
      </w:r>
      <w:r w:rsidR="00B857B0" w:rsidRPr="002421F8">
        <w:rPr>
          <w:rFonts w:ascii="Times New Roman" w:eastAsiaTheme="minorEastAsia" w:hAnsi="Times New Roman" w:cs="Times New Roman"/>
          <w:sz w:val="24"/>
          <w:szCs w:val="24"/>
          <w:lang w:val="en-MY" w:eastAsia="zh-CN"/>
        </w:rPr>
        <w:t xml:space="preserve">The PS5's proprietary memory architecture was designed and implemented by the </w:t>
      </w:r>
      <w:r w:rsidR="00AB2D79" w:rsidRPr="002421F8">
        <w:rPr>
          <w:rFonts w:ascii="Times New Roman" w:eastAsiaTheme="minorEastAsia" w:hAnsi="Times New Roman" w:cs="Times New Roman"/>
          <w:sz w:val="24"/>
          <w:szCs w:val="24"/>
          <w:lang w:val="en-MY" w:eastAsia="zh-CN"/>
        </w:rPr>
        <w:t>h</w:t>
      </w:r>
      <w:r w:rsidR="00B857B0" w:rsidRPr="002421F8">
        <w:rPr>
          <w:rFonts w:ascii="Times New Roman" w:eastAsiaTheme="minorEastAsia" w:hAnsi="Times New Roman" w:cs="Times New Roman"/>
          <w:sz w:val="24"/>
          <w:szCs w:val="24"/>
          <w:lang w:val="en-MY" w:eastAsia="zh-CN"/>
        </w:rPr>
        <w:t xml:space="preserve">ardware </w:t>
      </w:r>
      <w:r w:rsidR="00AB2D79" w:rsidRPr="002421F8">
        <w:rPr>
          <w:rFonts w:ascii="Times New Roman" w:eastAsiaTheme="minorEastAsia" w:hAnsi="Times New Roman" w:cs="Times New Roman"/>
          <w:sz w:val="24"/>
          <w:szCs w:val="24"/>
          <w:lang w:val="en-MY" w:eastAsia="zh-CN"/>
        </w:rPr>
        <w:t>eng</w:t>
      </w:r>
      <w:r w:rsidR="00B857B0" w:rsidRPr="002421F8">
        <w:rPr>
          <w:rFonts w:ascii="Times New Roman" w:eastAsiaTheme="minorEastAsia" w:hAnsi="Times New Roman" w:cs="Times New Roman"/>
          <w:sz w:val="24"/>
          <w:szCs w:val="24"/>
          <w:lang w:val="en-MY" w:eastAsia="zh-CN"/>
        </w:rPr>
        <w:t xml:space="preserve">ineering </w:t>
      </w:r>
      <w:r w:rsidR="00AB2D79" w:rsidRPr="002421F8">
        <w:rPr>
          <w:rFonts w:ascii="Times New Roman" w:eastAsiaTheme="minorEastAsia" w:hAnsi="Times New Roman" w:cs="Times New Roman"/>
          <w:sz w:val="24"/>
          <w:szCs w:val="24"/>
          <w:lang w:val="en-MY" w:eastAsia="zh-CN"/>
        </w:rPr>
        <w:t>t</w:t>
      </w:r>
      <w:r w:rsidR="00B857B0" w:rsidRPr="002421F8">
        <w:rPr>
          <w:rFonts w:ascii="Times New Roman" w:eastAsiaTheme="minorEastAsia" w:hAnsi="Times New Roman" w:cs="Times New Roman"/>
          <w:sz w:val="24"/>
          <w:szCs w:val="24"/>
          <w:lang w:val="en-MY" w:eastAsia="zh-CN"/>
        </w:rPr>
        <w:t>eam. This includes</w:t>
      </w:r>
      <w:r w:rsidR="00AB2D79" w:rsidRPr="002421F8">
        <w:rPr>
          <w:rFonts w:ascii="Times New Roman" w:eastAsiaTheme="minorEastAsia" w:hAnsi="Times New Roman" w:cs="Times New Roman"/>
          <w:sz w:val="24"/>
          <w:szCs w:val="24"/>
          <w:lang w:val="en-MY" w:eastAsia="zh-CN"/>
        </w:rPr>
        <w:t xml:space="preserve"> the</w:t>
      </w:r>
      <w:r w:rsidR="00B857B0" w:rsidRPr="002421F8">
        <w:rPr>
          <w:rFonts w:ascii="Times New Roman" w:eastAsiaTheme="minorEastAsia" w:hAnsi="Times New Roman" w:cs="Times New Roman"/>
          <w:sz w:val="24"/>
          <w:szCs w:val="24"/>
          <w:lang w:val="en-MY" w:eastAsia="zh-CN"/>
        </w:rPr>
        <w:t xml:space="preserve"> considerations about memory type, capacity, and bandwidth, all of which are critical for supporting the high-speed data transfer necessary in gaming.</w:t>
      </w:r>
      <w:r w:rsidR="00D76AC5" w:rsidRPr="002421F8">
        <w:rPr>
          <w:rFonts w:ascii="Times New Roman" w:hAnsi="Times New Roman" w:cs="Times New Roman"/>
          <w:sz w:val="24"/>
          <w:szCs w:val="24"/>
        </w:rPr>
        <w:t xml:space="preserve"> </w:t>
      </w:r>
      <w:r w:rsidR="00D76AC5" w:rsidRPr="002421F8">
        <w:rPr>
          <w:rFonts w:ascii="Times New Roman" w:eastAsiaTheme="minorEastAsia" w:hAnsi="Times New Roman" w:cs="Times New Roman"/>
          <w:sz w:val="24"/>
          <w:szCs w:val="24"/>
          <w:lang w:val="en-MY" w:eastAsia="zh-CN"/>
        </w:rPr>
        <w:t xml:space="preserve">They also helped to build </w:t>
      </w:r>
      <w:r w:rsidR="002877C8" w:rsidRPr="002421F8">
        <w:rPr>
          <w:rFonts w:ascii="Times New Roman" w:eastAsiaTheme="minorEastAsia" w:hAnsi="Times New Roman" w:cs="Times New Roman"/>
          <w:sz w:val="24"/>
          <w:szCs w:val="24"/>
          <w:lang w:val="en-MY" w:eastAsia="zh-CN"/>
        </w:rPr>
        <w:t>different</w:t>
      </w:r>
      <w:r w:rsidR="00D76AC5" w:rsidRPr="002421F8">
        <w:rPr>
          <w:rFonts w:ascii="Times New Roman" w:eastAsiaTheme="minorEastAsia" w:hAnsi="Times New Roman" w:cs="Times New Roman"/>
          <w:sz w:val="24"/>
          <w:szCs w:val="24"/>
          <w:lang w:val="en-MY" w:eastAsia="zh-CN"/>
        </w:rPr>
        <w:t xml:space="preserve"> frequency technologies for the CPU and GPU. With </w:t>
      </w:r>
      <w:r w:rsidR="00E4351C" w:rsidRPr="002421F8">
        <w:rPr>
          <w:rFonts w:ascii="Times New Roman" w:eastAsiaTheme="minorEastAsia" w:hAnsi="Times New Roman" w:cs="Times New Roman"/>
          <w:sz w:val="24"/>
          <w:szCs w:val="24"/>
          <w:lang w:val="en-MY" w:eastAsia="zh-CN"/>
        </w:rPr>
        <w:t xml:space="preserve">the </w:t>
      </w:r>
      <w:r w:rsidR="00D76AC5" w:rsidRPr="002421F8">
        <w:rPr>
          <w:rFonts w:ascii="Times New Roman" w:eastAsiaTheme="minorEastAsia" w:hAnsi="Times New Roman" w:cs="Times New Roman"/>
          <w:sz w:val="24"/>
          <w:szCs w:val="24"/>
          <w:lang w:val="en-MY" w:eastAsia="zh-CN"/>
        </w:rPr>
        <w:t>dynamic frequency adjustment, the PS5 can optimise performance based on gaming demands</w:t>
      </w:r>
      <w:r w:rsidR="00FB79EA" w:rsidRPr="002421F8">
        <w:rPr>
          <w:rFonts w:ascii="Times New Roman" w:eastAsiaTheme="minorEastAsia" w:hAnsi="Times New Roman" w:cs="Times New Roman"/>
          <w:sz w:val="24"/>
          <w:szCs w:val="24"/>
          <w:lang w:val="en-MY" w:eastAsia="zh-CN"/>
        </w:rPr>
        <w:t xml:space="preserve"> and</w:t>
      </w:r>
      <w:r w:rsidR="00D76AC5" w:rsidRPr="002421F8">
        <w:rPr>
          <w:rFonts w:ascii="Times New Roman" w:eastAsiaTheme="minorEastAsia" w:hAnsi="Times New Roman" w:cs="Times New Roman"/>
          <w:sz w:val="24"/>
          <w:szCs w:val="24"/>
          <w:lang w:val="en-MY" w:eastAsia="zh-CN"/>
        </w:rPr>
        <w:t xml:space="preserve"> improv</w:t>
      </w:r>
      <w:r w:rsidR="00FB79EA" w:rsidRPr="002421F8">
        <w:rPr>
          <w:rFonts w:ascii="Times New Roman" w:eastAsiaTheme="minorEastAsia" w:hAnsi="Times New Roman" w:cs="Times New Roman"/>
          <w:sz w:val="24"/>
          <w:szCs w:val="24"/>
          <w:lang w:val="en-MY" w:eastAsia="zh-CN"/>
        </w:rPr>
        <w:t>e</w:t>
      </w:r>
      <w:r w:rsidR="00D76AC5" w:rsidRPr="002421F8">
        <w:rPr>
          <w:rFonts w:ascii="Times New Roman" w:eastAsiaTheme="minorEastAsia" w:hAnsi="Times New Roman" w:cs="Times New Roman"/>
          <w:sz w:val="24"/>
          <w:szCs w:val="24"/>
          <w:lang w:val="en-MY" w:eastAsia="zh-CN"/>
        </w:rPr>
        <w:t xml:space="preserve"> efficiency and power utilisation.</w:t>
      </w:r>
      <w:r w:rsidR="009233C9" w:rsidRPr="002421F8">
        <w:rPr>
          <w:rFonts w:ascii="Times New Roman" w:eastAsiaTheme="minorEastAsia" w:hAnsi="Times New Roman" w:cs="Times New Roman"/>
          <w:sz w:val="24"/>
          <w:szCs w:val="24"/>
          <w:lang w:val="en-MY" w:eastAsia="zh-CN"/>
        </w:rPr>
        <w:t xml:space="preserve"> </w:t>
      </w:r>
      <w:r w:rsidR="00FB79EA" w:rsidRPr="002421F8">
        <w:rPr>
          <w:rFonts w:ascii="Times New Roman" w:eastAsiaTheme="minorEastAsia" w:hAnsi="Times New Roman" w:cs="Times New Roman"/>
          <w:sz w:val="24"/>
          <w:szCs w:val="24"/>
          <w:lang w:val="en-MY" w:eastAsia="zh-CN"/>
        </w:rPr>
        <w:t>Not only that,</w:t>
      </w:r>
      <w:r w:rsidR="009233C9" w:rsidRPr="1E46AA6C">
        <w:rPr>
          <w:rFonts w:ascii="Times New Roman" w:eastAsiaTheme="minorEastAsia" w:hAnsi="Times New Roman" w:cs="Times New Roman"/>
          <w:sz w:val="24"/>
          <w:szCs w:val="24"/>
          <w:lang w:val="en-MY" w:eastAsia="zh-CN"/>
        </w:rPr>
        <w:t xml:space="preserve"> </w:t>
      </w:r>
      <w:r w:rsidR="2978F219" w:rsidRPr="1E46AA6C">
        <w:rPr>
          <w:rFonts w:ascii="Times New Roman" w:eastAsiaTheme="minorEastAsia" w:hAnsi="Times New Roman" w:cs="Times New Roman"/>
          <w:sz w:val="24"/>
          <w:szCs w:val="24"/>
          <w:lang w:val="en-MY" w:eastAsia="zh-CN"/>
        </w:rPr>
        <w:t>but</w:t>
      </w:r>
      <w:r w:rsidR="009233C9" w:rsidRPr="002421F8">
        <w:rPr>
          <w:rFonts w:ascii="Times New Roman" w:eastAsiaTheme="minorEastAsia" w:hAnsi="Times New Roman" w:cs="Times New Roman"/>
          <w:sz w:val="24"/>
          <w:szCs w:val="24"/>
          <w:lang w:val="en-MY" w:eastAsia="zh-CN"/>
        </w:rPr>
        <w:t xml:space="preserve"> </w:t>
      </w:r>
      <w:r w:rsidR="002877C8" w:rsidRPr="002421F8">
        <w:rPr>
          <w:rFonts w:ascii="Times New Roman" w:eastAsiaTheme="minorEastAsia" w:hAnsi="Times New Roman" w:cs="Times New Roman"/>
          <w:sz w:val="24"/>
          <w:szCs w:val="24"/>
          <w:lang w:val="en-MY" w:eastAsia="zh-CN"/>
        </w:rPr>
        <w:t>they</w:t>
      </w:r>
      <w:r w:rsidR="009233C9" w:rsidRPr="002421F8">
        <w:rPr>
          <w:rFonts w:ascii="Times New Roman" w:eastAsiaTheme="minorEastAsia" w:hAnsi="Times New Roman" w:cs="Times New Roman"/>
          <w:sz w:val="24"/>
          <w:szCs w:val="24"/>
          <w:lang w:val="en-MY" w:eastAsia="zh-CN"/>
        </w:rPr>
        <w:t xml:space="preserve"> </w:t>
      </w:r>
      <w:r w:rsidR="00FB79EA" w:rsidRPr="002421F8">
        <w:rPr>
          <w:rFonts w:ascii="Times New Roman" w:eastAsiaTheme="minorEastAsia" w:hAnsi="Times New Roman" w:cs="Times New Roman"/>
          <w:sz w:val="24"/>
          <w:szCs w:val="24"/>
          <w:lang w:val="en-MY" w:eastAsia="zh-CN"/>
        </w:rPr>
        <w:t xml:space="preserve">also </w:t>
      </w:r>
      <w:r w:rsidR="009233C9" w:rsidRPr="002421F8">
        <w:rPr>
          <w:rFonts w:ascii="Times New Roman" w:eastAsiaTheme="minorEastAsia" w:hAnsi="Times New Roman" w:cs="Times New Roman"/>
          <w:sz w:val="24"/>
          <w:szCs w:val="24"/>
          <w:lang w:val="en-MY" w:eastAsia="zh-CN"/>
        </w:rPr>
        <w:t xml:space="preserve">concentrated on developing a thermal design that </w:t>
      </w:r>
      <w:r w:rsidR="002877C8" w:rsidRPr="002421F8">
        <w:rPr>
          <w:rFonts w:ascii="Times New Roman" w:eastAsiaTheme="minorEastAsia" w:hAnsi="Times New Roman" w:cs="Times New Roman"/>
          <w:sz w:val="24"/>
          <w:szCs w:val="24"/>
          <w:lang w:val="en-MY" w:eastAsia="zh-CN"/>
        </w:rPr>
        <w:t>can</w:t>
      </w:r>
      <w:r w:rsidR="009233C9" w:rsidRPr="002421F8">
        <w:rPr>
          <w:rFonts w:ascii="Times New Roman" w:eastAsiaTheme="minorEastAsia" w:hAnsi="Times New Roman" w:cs="Times New Roman"/>
          <w:sz w:val="24"/>
          <w:szCs w:val="24"/>
          <w:lang w:val="en-MY" w:eastAsia="zh-CN"/>
        </w:rPr>
        <w:t xml:space="preserve"> prevent overheating but also provides silent operation. This is critical for creating a good gaming atmosphere and </w:t>
      </w:r>
      <w:r w:rsidR="00180C11" w:rsidRPr="002421F8">
        <w:rPr>
          <w:rFonts w:ascii="Times New Roman" w:eastAsiaTheme="minorEastAsia" w:hAnsi="Times New Roman" w:cs="Times New Roman"/>
          <w:sz w:val="24"/>
          <w:szCs w:val="24"/>
          <w:lang w:val="en-MY" w:eastAsia="zh-CN"/>
        </w:rPr>
        <w:t xml:space="preserve">it could eliminate those </w:t>
      </w:r>
      <w:r w:rsidR="009233C9" w:rsidRPr="002421F8">
        <w:rPr>
          <w:rFonts w:ascii="Times New Roman" w:eastAsiaTheme="minorEastAsia" w:hAnsi="Times New Roman" w:cs="Times New Roman"/>
          <w:sz w:val="24"/>
          <w:szCs w:val="24"/>
          <w:lang w:val="en-MY" w:eastAsia="zh-CN"/>
        </w:rPr>
        <w:t>irritating fan noise while playing.</w:t>
      </w:r>
      <w:r w:rsidR="00E4351C" w:rsidRPr="002421F8">
        <w:rPr>
          <w:rFonts w:ascii="Times New Roman" w:eastAsiaTheme="minorEastAsia" w:hAnsi="Times New Roman" w:cs="Times New Roman"/>
          <w:sz w:val="24"/>
          <w:szCs w:val="24"/>
          <w:lang w:val="en-MY" w:eastAsia="zh-CN"/>
        </w:rPr>
        <w:t xml:space="preserve"> </w:t>
      </w:r>
      <w:r w:rsidR="00763FC0" w:rsidRPr="002421F8">
        <w:rPr>
          <w:rFonts w:ascii="Times New Roman" w:eastAsiaTheme="minorEastAsia" w:hAnsi="Times New Roman" w:cs="Times New Roman"/>
          <w:sz w:val="24"/>
          <w:szCs w:val="24"/>
          <w:lang w:val="en-MY" w:eastAsia="zh-CN"/>
        </w:rPr>
        <w:t xml:space="preserve">Besides that, they also </w:t>
      </w:r>
      <w:r w:rsidR="00E4351C" w:rsidRPr="002421F8">
        <w:rPr>
          <w:rFonts w:ascii="Times New Roman" w:eastAsiaTheme="minorEastAsia" w:hAnsi="Times New Roman" w:cs="Times New Roman"/>
          <w:sz w:val="24"/>
          <w:szCs w:val="24"/>
          <w:lang w:val="en-MY" w:eastAsia="zh-CN"/>
        </w:rPr>
        <w:t>worked on implementing hardware-level security mechanisms to protect user data, prevent unauthorised access and maintain the overall security of the PlayStation 5 gaming ecosystem.</w:t>
      </w:r>
    </w:p>
    <w:p w14:paraId="7B7FE7DB" w14:textId="225F2599" w:rsidR="00E942F5" w:rsidRPr="002421F8" w:rsidRDefault="00E942F5" w:rsidP="00EE25D8">
      <w:pPr>
        <w:spacing w:line="360" w:lineRule="auto"/>
        <w:jc w:val="both"/>
        <w:rPr>
          <w:rFonts w:ascii="Times New Roman" w:eastAsiaTheme="minorEastAsia" w:hAnsi="Times New Roman" w:cs="Times New Roman"/>
          <w:sz w:val="24"/>
          <w:szCs w:val="24"/>
          <w:lang w:val="en-MY" w:eastAsia="zh-CN"/>
        </w:rPr>
      </w:pPr>
      <w:r w:rsidRPr="002421F8">
        <w:rPr>
          <w:rFonts w:ascii="Times New Roman" w:eastAsiaTheme="minorEastAsia" w:hAnsi="Times New Roman" w:cs="Times New Roman"/>
          <w:sz w:val="24"/>
          <w:szCs w:val="24"/>
          <w:lang w:val="en-MY" w:eastAsia="zh-CN"/>
        </w:rPr>
        <w:t xml:space="preserve">The next important role in the creation of PS5 console is </w:t>
      </w:r>
      <w:r w:rsidR="000C4549" w:rsidRPr="002421F8">
        <w:rPr>
          <w:rFonts w:ascii="Times New Roman" w:eastAsiaTheme="minorEastAsia" w:hAnsi="Times New Roman" w:cs="Times New Roman"/>
          <w:sz w:val="24"/>
          <w:szCs w:val="24"/>
          <w:lang w:val="en-MY" w:eastAsia="zh-CN"/>
        </w:rPr>
        <w:t xml:space="preserve">the custom silicon design teams. </w:t>
      </w:r>
      <w:r w:rsidR="00BA2323" w:rsidRPr="002421F8">
        <w:rPr>
          <w:rFonts w:ascii="Times New Roman" w:eastAsiaTheme="minorEastAsia" w:hAnsi="Times New Roman" w:cs="Times New Roman"/>
          <w:sz w:val="24"/>
          <w:szCs w:val="24"/>
          <w:lang w:val="en-MY" w:eastAsia="zh-CN"/>
        </w:rPr>
        <w:t>They were critical in incorporating superior ray tracing capabilities into the custom GPU. Ray tracing improves in-game graphics realism by mimicking light behaviour</w:t>
      </w:r>
      <w:r w:rsidR="00C4173A" w:rsidRPr="002421F8">
        <w:rPr>
          <w:rFonts w:ascii="Times New Roman" w:eastAsiaTheme="minorEastAsia" w:hAnsi="Times New Roman" w:cs="Times New Roman"/>
          <w:sz w:val="24"/>
          <w:szCs w:val="24"/>
          <w:lang w:val="en-MY" w:eastAsia="zh-CN"/>
        </w:rPr>
        <w:t xml:space="preserve"> and as a </w:t>
      </w:r>
      <w:r w:rsidR="00D068DB" w:rsidRPr="002421F8">
        <w:rPr>
          <w:rFonts w:ascii="Times New Roman" w:eastAsiaTheme="minorEastAsia" w:hAnsi="Times New Roman" w:cs="Times New Roman"/>
          <w:sz w:val="24"/>
          <w:szCs w:val="24"/>
          <w:lang w:val="en-MY" w:eastAsia="zh-CN"/>
        </w:rPr>
        <w:t>result</w:t>
      </w:r>
      <w:r w:rsidR="00C4173A" w:rsidRPr="002421F8">
        <w:rPr>
          <w:rFonts w:ascii="Times New Roman" w:eastAsiaTheme="minorEastAsia" w:hAnsi="Times New Roman" w:cs="Times New Roman"/>
          <w:sz w:val="24"/>
          <w:szCs w:val="24"/>
          <w:lang w:val="en-MY" w:eastAsia="zh-CN"/>
        </w:rPr>
        <w:t xml:space="preserve"> </w:t>
      </w:r>
      <w:r w:rsidR="00D068DB" w:rsidRPr="002421F8">
        <w:rPr>
          <w:rFonts w:ascii="Times New Roman" w:eastAsiaTheme="minorEastAsia" w:hAnsi="Times New Roman" w:cs="Times New Roman"/>
          <w:sz w:val="24"/>
          <w:szCs w:val="24"/>
          <w:lang w:val="en-MY" w:eastAsia="zh-CN"/>
        </w:rPr>
        <w:t>it provided a</w:t>
      </w:r>
      <w:r w:rsidR="00BA2323" w:rsidRPr="002421F8">
        <w:rPr>
          <w:rFonts w:ascii="Times New Roman" w:eastAsiaTheme="minorEastAsia" w:hAnsi="Times New Roman" w:cs="Times New Roman"/>
          <w:sz w:val="24"/>
          <w:szCs w:val="24"/>
          <w:lang w:val="en-MY" w:eastAsia="zh-CN"/>
        </w:rPr>
        <w:t xml:space="preserve"> more accurate reflections, shadows and lighting effects.</w:t>
      </w:r>
      <w:r w:rsidR="00880D33" w:rsidRPr="002421F8">
        <w:rPr>
          <w:rFonts w:ascii="Times New Roman" w:eastAsiaTheme="minorEastAsia" w:hAnsi="Times New Roman" w:cs="Times New Roman"/>
          <w:sz w:val="24"/>
          <w:szCs w:val="24"/>
          <w:lang w:val="en-MY" w:eastAsia="zh-CN"/>
        </w:rPr>
        <w:t xml:space="preserve"> </w:t>
      </w:r>
      <w:r w:rsidR="00F473D4" w:rsidRPr="002421F8">
        <w:rPr>
          <w:rFonts w:ascii="Times New Roman" w:eastAsiaTheme="minorEastAsia" w:hAnsi="Times New Roman" w:cs="Times New Roman"/>
          <w:sz w:val="24"/>
          <w:szCs w:val="24"/>
          <w:lang w:val="en-MY" w:eastAsia="zh-CN"/>
        </w:rPr>
        <w:t xml:space="preserve">Next, they also helped to create an </w:t>
      </w:r>
      <w:r w:rsidR="0057151C" w:rsidRPr="002421F8">
        <w:rPr>
          <w:rFonts w:ascii="Times New Roman" w:eastAsiaTheme="minorEastAsia" w:hAnsi="Times New Roman" w:cs="Times New Roman"/>
          <w:sz w:val="24"/>
          <w:szCs w:val="24"/>
          <w:lang w:val="en-MY" w:eastAsia="zh-CN"/>
        </w:rPr>
        <w:t>efficient bus interface</w:t>
      </w:r>
      <w:r w:rsidR="00F473D4" w:rsidRPr="002421F8">
        <w:rPr>
          <w:rFonts w:ascii="Times New Roman" w:eastAsiaTheme="minorEastAsia" w:hAnsi="Times New Roman" w:cs="Times New Roman"/>
          <w:sz w:val="24"/>
          <w:szCs w:val="24"/>
          <w:lang w:val="en-MY" w:eastAsia="zh-CN"/>
        </w:rPr>
        <w:t xml:space="preserve"> that ensure high-speed communication between the console's many components. This is </w:t>
      </w:r>
      <w:r w:rsidR="002870C9" w:rsidRPr="002421F8">
        <w:rPr>
          <w:rFonts w:ascii="Times New Roman" w:eastAsiaTheme="minorEastAsia" w:hAnsi="Times New Roman" w:cs="Times New Roman"/>
          <w:sz w:val="24"/>
          <w:szCs w:val="24"/>
          <w:lang w:val="en-MY" w:eastAsia="zh-CN"/>
        </w:rPr>
        <w:lastRenderedPageBreak/>
        <w:t>important</w:t>
      </w:r>
      <w:r w:rsidR="00F473D4" w:rsidRPr="002421F8">
        <w:rPr>
          <w:rFonts w:ascii="Times New Roman" w:eastAsiaTheme="minorEastAsia" w:hAnsi="Times New Roman" w:cs="Times New Roman"/>
          <w:sz w:val="24"/>
          <w:szCs w:val="24"/>
          <w:lang w:val="en-MY" w:eastAsia="zh-CN"/>
        </w:rPr>
        <w:t xml:space="preserve"> for reducing latency and increasing data transfer speeds.</w:t>
      </w:r>
      <w:r w:rsidR="00305BDE" w:rsidRPr="002421F8">
        <w:rPr>
          <w:rFonts w:ascii="Times New Roman" w:eastAsiaTheme="minorEastAsia" w:hAnsi="Times New Roman" w:cs="Times New Roman"/>
          <w:sz w:val="24"/>
          <w:szCs w:val="24"/>
          <w:lang w:val="en-MY" w:eastAsia="zh-CN"/>
        </w:rPr>
        <w:t xml:space="preserve"> In addition, they also</w:t>
      </w:r>
      <w:r w:rsidR="00DE3459" w:rsidRPr="002421F8">
        <w:rPr>
          <w:rFonts w:ascii="Times New Roman" w:eastAsiaTheme="minorEastAsia" w:hAnsi="Times New Roman" w:cs="Times New Roman"/>
          <w:sz w:val="24"/>
          <w:szCs w:val="24"/>
          <w:lang w:val="en-MY" w:eastAsia="zh-CN"/>
        </w:rPr>
        <w:t xml:space="preserve"> concentrated on improving the power efficiency of the custom silicon</w:t>
      </w:r>
      <w:r w:rsidR="007E3738" w:rsidRPr="002421F8">
        <w:rPr>
          <w:rFonts w:ascii="Times New Roman" w:eastAsiaTheme="minorEastAsia" w:hAnsi="Times New Roman" w:cs="Times New Roman"/>
          <w:sz w:val="24"/>
          <w:szCs w:val="24"/>
          <w:lang w:val="en-MY" w:eastAsia="zh-CN"/>
        </w:rPr>
        <w:t>. As a result, it</w:t>
      </w:r>
      <w:r w:rsidR="00DE3459" w:rsidRPr="002421F8">
        <w:rPr>
          <w:rFonts w:ascii="Times New Roman" w:eastAsiaTheme="minorEastAsia" w:hAnsi="Times New Roman" w:cs="Times New Roman"/>
          <w:sz w:val="24"/>
          <w:szCs w:val="24"/>
          <w:lang w:val="en-MY" w:eastAsia="zh-CN"/>
        </w:rPr>
        <w:t xml:space="preserve"> allow</w:t>
      </w:r>
      <w:r w:rsidR="007E3738" w:rsidRPr="002421F8">
        <w:rPr>
          <w:rFonts w:ascii="Times New Roman" w:eastAsiaTheme="minorEastAsia" w:hAnsi="Times New Roman" w:cs="Times New Roman"/>
          <w:sz w:val="24"/>
          <w:szCs w:val="24"/>
          <w:lang w:val="en-MY" w:eastAsia="zh-CN"/>
        </w:rPr>
        <w:t xml:space="preserve">s </w:t>
      </w:r>
      <w:r w:rsidR="00DE3459" w:rsidRPr="002421F8">
        <w:rPr>
          <w:rFonts w:ascii="Times New Roman" w:eastAsiaTheme="minorEastAsia" w:hAnsi="Times New Roman" w:cs="Times New Roman"/>
          <w:sz w:val="24"/>
          <w:szCs w:val="24"/>
          <w:lang w:val="en-MY" w:eastAsia="zh-CN"/>
        </w:rPr>
        <w:t>the PS5 to deliver great performance while balancing power consumption and heat generation</w:t>
      </w:r>
      <w:r w:rsidR="00EE2458" w:rsidRPr="002421F8">
        <w:rPr>
          <w:rFonts w:ascii="Times New Roman" w:eastAsiaTheme="minorEastAsia" w:hAnsi="Times New Roman" w:cs="Times New Roman"/>
          <w:sz w:val="24"/>
          <w:szCs w:val="24"/>
          <w:lang w:val="en-MY" w:eastAsia="zh-CN"/>
        </w:rPr>
        <w:t xml:space="preserve"> at the same time</w:t>
      </w:r>
      <w:r w:rsidR="00DE3459" w:rsidRPr="002421F8">
        <w:rPr>
          <w:rFonts w:ascii="Times New Roman" w:eastAsiaTheme="minorEastAsia" w:hAnsi="Times New Roman" w:cs="Times New Roman"/>
          <w:sz w:val="24"/>
          <w:szCs w:val="24"/>
          <w:lang w:val="en-MY" w:eastAsia="zh-CN"/>
        </w:rPr>
        <w:t xml:space="preserve">. This </w:t>
      </w:r>
      <w:r w:rsidR="000A7F86" w:rsidRPr="002421F8">
        <w:rPr>
          <w:rFonts w:ascii="Times New Roman" w:eastAsiaTheme="minorEastAsia" w:hAnsi="Times New Roman" w:cs="Times New Roman"/>
          <w:sz w:val="24"/>
          <w:szCs w:val="24"/>
          <w:lang w:val="en-MY" w:eastAsia="zh-CN"/>
        </w:rPr>
        <w:t>brings up</w:t>
      </w:r>
      <w:r w:rsidR="00DE3459" w:rsidRPr="002421F8">
        <w:rPr>
          <w:rFonts w:ascii="Times New Roman" w:eastAsiaTheme="minorEastAsia" w:hAnsi="Times New Roman" w:cs="Times New Roman"/>
          <w:sz w:val="24"/>
          <w:szCs w:val="24"/>
          <w:lang w:val="en-MY" w:eastAsia="zh-CN"/>
        </w:rPr>
        <w:t xml:space="preserve"> to a more long-lasting and dependable gaming experience.</w:t>
      </w:r>
      <w:r w:rsidR="00AA7C96" w:rsidRPr="002421F8">
        <w:rPr>
          <w:rFonts w:ascii="Times New Roman" w:eastAsiaTheme="minorEastAsia" w:hAnsi="Times New Roman" w:cs="Times New Roman"/>
          <w:sz w:val="24"/>
          <w:szCs w:val="24"/>
          <w:lang w:val="en-MY" w:eastAsia="zh-CN"/>
        </w:rPr>
        <w:t xml:space="preserve"> Not only that,</w:t>
      </w:r>
      <w:r w:rsidR="00AA7C96" w:rsidRPr="1E46AA6C">
        <w:rPr>
          <w:rFonts w:ascii="Times New Roman" w:eastAsiaTheme="minorEastAsia" w:hAnsi="Times New Roman" w:cs="Times New Roman"/>
          <w:sz w:val="24"/>
          <w:szCs w:val="24"/>
          <w:lang w:val="en-MY" w:eastAsia="zh-CN"/>
        </w:rPr>
        <w:t xml:space="preserve"> </w:t>
      </w:r>
      <w:r w:rsidR="079D71B3" w:rsidRPr="1E46AA6C">
        <w:rPr>
          <w:rFonts w:ascii="Times New Roman" w:eastAsiaTheme="minorEastAsia" w:hAnsi="Times New Roman" w:cs="Times New Roman"/>
          <w:sz w:val="24"/>
          <w:szCs w:val="24"/>
          <w:lang w:val="en-MY" w:eastAsia="zh-CN"/>
        </w:rPr>
        <w:t>but</w:t>
      </w:r>
      <w:r w:rsidR="00AA7C96" w:rsidRPr="002421F8">
        <w:rPr>
          <w:rFonts w:ascii="Times New Roman" w:eastAsiaTheme="minorEastAsia" w:hAnsi="Times New Roman" w:cs="Times New Roman"/>
          <w:sz w:val="24"/>
          <w:szCs w:val="24"/>
          <w:lang w:val="en-MY" w:eastAsia="zh-CN"/>
        </w:rPr>
        <w:t xml:space="preserve"> </w:t>
      </w:r>
      <w:r w:rsidR="002A1BFC" w:rsidRPr="002421F8">
        <w:rPr>
          <w:rFonts w:ascii="Times New Roman" w:eastAsiaTheme="minorEastAsia" w:hAnsi="Times New Roman" w:cs="Times New Roman"/>
          <w:sz w:val="24"/>
          <w:szCs w:val="24"/>
          <w:lang w:val="en-MY" w:eastAsia="zh-CN"/>
        </w:rPr>
        <w:t xml:space="preserve">they were also involved in the </w:t>
      </w:r>
      <w:r w:rsidR="00AA10F0" w:rsidRPr="002421F8">
        <w:rPr>
          <w:rFonts w:ascii="Times New Roman" w:eastAsiaTheme="minorEastAsia" w:hAnsi="Times New Roman" w:cs="Times New Roman"/>
          <w:sz w:val="24"/>
          <w:szCs w:val="24"/>
          <w:lang w:val="en-MY" w:eastAsia="zh-CN"/>
        </w:rPr>
        <w:t>development</w:t>
      </w:r>
      <w:r w:rsidR="002A1BFC" w:rsidRPr="002421F8">
        <w:rPr>
          <w:rFonts w:ascii="Times New Roman" w:eastAsiaTheme="minorEastAsia" w:hAnsi="Times New Roman" w:cs="Times New Roman"/>
          <w:sz w:val="24"/>
          <w:szCs w:val="24"/>
          <w:lang w:val="en-MY" w:eastAsia="zh-CN"/>
        </w:rPr>
        <w:t xml:space="preserve"> of Variable Rate Shading (VRS) technology, which allows the GPU to allocate rendering resources</w:t>
      </w:r>
      <w:r w:rsidR="001E1C2D" w:rsidRPr="002421F8">
        <w:rPr>
          <w:rFonts w:ascii="Times New Roman" w:eastAsiaTheme="minorEastAsia" w:hAnsi="Times New Roman" w:cs="Times New Roman"/>
          <w:sz w:val="24"/>
          <w:szCs w:val="24"/>
          <w:lang w:val="en-MY" w:eastAsia="zh-CN"/>
        </w:rPr>
        <w:t xml:space="preserve"> </w:t>
      </w:r>
      <w:r w:rsidR="002A1BFC" w:rsidRPr="002421F8">
        <w:rPr>
          <w:rFonts w:ascii="Times New Roman" w:eastAsiaTheme="minorEastAsia" w:hAnsi="Times New Roman" w:cs="Times New Roman"/>
          <w:sz w:val="24"/>
          <w:szCs w:val="24"/>
          <w:lang w:val="en-MY" w:eastAsia="zh-CN"/>
        </w:rPr>
        <w:t xml:space="preserve">more efficiently. </w:t>
      </w:r>
      <w:r w:rsidR="00A94998" w:rsidRPr="002421F8">
        <w:rPr>
          <w:rFonts w:ascii="Times New Roman" w:eastAsiaTheme="minorEastAsia" w:hAnsi="Times New Roman" w:cs="Times New Roman"/>
          <w:sz w:val="24"/>
          <w:szCs w:val="24"/>
          <w:lang w:val="en-MY" w:eastAsia="zh-CN"/>
        </w:rPr>
        <w:t>As a result, it</w:t>
      </w:r>
      <w:r w:rsidR="002A1BFC" w:rsidRPr="002421F8">
        <w:rPr>
          <w:rFonts w:ascii="Times New Roman" w:eastAsiaTheme="minorEastAsia" w:hAnsi="Times New Roman" w:cs="Times New Roman"/>
          <w:sz w:val="24"/>
          <w:szCs w:val="24"/>
          <w:lang w:val="en-MY" w:eastAsia="zh-CN"/>
        </w:rPr>
        <w:t xml:space="preserve"> helps </w:t>
      </w:r>
      <w:r w:rsidR="00A94998" w:rsidRPr="002421F8">
        <w:rPr>
          <w:rFonts w:ascii="Times New Roman" w:eastAsiaTheme="minorEastAsia" w:hAnsi="Times New Roman" w:cs="Times New Roman"/>
          <w:sz w:val="24"/>
          <w:szCs w:val="24"/>
          <w:lang w:val="en-MY" w:eastAsia="zh-CN"/>
        </w:rPr>
        <w:t xml:space="preserve">to </w:t>
      </w:r>
      <w:r w:rsidR="002A1BFC" w:rsidRPr="002421F8">
        <w:rPr>
          <w:rFonts w:ascii="Times New Roman" w:eastAsiaTheme="minorEastAsia" w:hAnsi="Times New Roman" w:cs="Times New Roman"/>
          <w:sz w:val="24"/>
          <w:szCs w:val="24"/>
          <w:lang w:val="en-MY" w:eastAsia="zh-CN"/>
        </w:rPr>
        <w:t>enhance graphics speed and visual quality.</w:t>
      </w:r>
    </w:p>
    <w:p w14:paraId="35B780D3" w14:textId="32A4DC25" w:rsidR="00977B0F" w:rsidRPr="002421F8" w:rsidRDefault="00977B0F" w:rsidP="00EE25D8">
      <w:pPr>
        <w:spacing w:line="360" w:lineRule="auto"/>
        <w:jc w:val="both"/>
        <w:rPr>
          <w:rFonts w:ascii="Times New Roman" w:eastAsiaTheme="minorEastAsia" w:hAnsi="Times New Roman" w:cs="Times New Roman"/>
          <w:sz w:val="24"/>
          <w:szCs w:val="24"/>
          <w:lang w:val="en-MY" w:eastAsia="zh-CN"/>
        </w:rPr>
      </w:pPr>
      <w:r w:rsidRPr="002421F8">
        <w:rPr>
          <w:rFonts w:ascii="Times New Roman" w:eastAsiaTheme="minorEastAsia" w:hAnsi="Times New Roman" w:cs="Times New Roman"/>
          <w:sz w:val="24"/>
          <w:szCs w:val="24"/>
          <w:lang w:val="en-MY" w:eastAsia="zh-CN"/>
        </w:rPr>
        <w:t>Lastly</w:t>
      </w:r>
      <w:r w:rsidR="000173A4" w:rsidRPr="002421F8">
        <w:rPr>
          <w:rFonts w:ascii="Times New Roman" w:eastAsiaTheme="minorEastAsia" w:hAnsi="Times New Roman" w:cs="Times New Roman"/>
          <w:sz w:val="24"/>
          <w:szCs w:val="24"/>
          <w:lang w:val="en-MY" w:eastAsia="zh-CN"/>
        </w:rPr>
        <w:t xml:space="preserve">, it is the </w:t>
      </w:r>
      <w:r w:rsidR="00A9120C" w:rsidRPr="002421F8">
        <w:rPr>
          <w:rFonts w:ascii="Times New Roman" w:eastAsiaTheme="minorEastAsia" w:hAnsi="Times New Roman" w:cs="Times New Roman"/>
          <w:sz w:val="24"/>
          <w:szCs w:val="24"/>
          <w:lang w:val="en-MY" w:eastAsia="zh-CN"/>
        </w:rPr>
        <w:t xml:space="preserve">PlayStation </w:t>
      </w:r>
      <w:r w:rsidR="006B0011">
        <w:rPr>
          <w:rFonts w:ascii="Times New Roman" w:eastAsiaTheme="minorEastAsia" w:hAnsi="Times New Roman" w:cs="Times New Roman"/>
          <w:sz w:val="24"/>
          <w:szCs w:val="24"/>
          <w:lang w:val="en-MY" w:eastAsia="zh-CN"/>
        </w:rPr>
        <w:t>t</w:t>
      </w:r>
      <w:r w:rsidR="00A9120C" w:rsidRPr="002421F8">
        <w:rPr>
          <w:rFonts w:ascii="Times New Roman" w:eastAsiaTheme="minorEastAsia" w:hAnsi="Times New Roman" w:cs="Times New Roman"/>
          <w:sz w:val="24"/>
          <w:szCs w:val="24"/>
          <w:lang w:val="en-MY" w:eastAsia="zh-CN"/>
        </w:rPr>
        <w:t xml:space="preserve">esting and </w:t>
      </w:r>
      <w:r w:rsidR="006B0011">
        <w:rPr>
          <w:rFonts w:ascii="Times New Roman" w:eastAsiaTheme="minorEastAsia" w:hAnsi="Times New Roman" w:cs="Times New Roman"/>
          <w:sz w:val="24"/>
          <w:szCs w:val="24"/>
          <w:lang w:val="en-MY" w:eastAsia="zh-CN"/>
        </w:rPr>
        <w:t>q</w:t>
      </w:r>
      <w:r w:rsidR="00A9120C" w:rsidRPr="002421F8">
        <w:rPr>
          <w:rFonts w:ascii="Times New Roman" w:eastAsiaTheme="minorEastAsia" w:hAnsi="Times New Roman" w:cs="Times New Roman"/>
          <w:sz w:val="24"/>
          <w:szCs w:val="24"/>
          <w:lang w:val="en-MY" w:eastAsia="zh-CN"/>
        </w:rPr>
        <w:t xml:space="preserve">uality </w:t>
      </w:r>
      <w:r w:rsidR="006B0011">
        <w:rPr>
          <w:rFonts w:ascii="Times New Roman" w:eastAsiaTheme="minorEastAsia" w:hAnsi="Times New Roman" w:cs="Times New Roman"/>
          <w:sz w:val="24"/>
          <w:szCs w:val="24"/>
          <w:lang w:val="en-MY" w:eastAsia="zh-CN"/>
        </w:rPr>
        <w:t>a</w:t>
      </w:r>
      <w:r w:rsidR="00A9120C" w:rsidRPr="002421F8">
        <w:rPr>
          <w:rFonts w:ascii="Times New Roman" w:eastAsiaTheme="minorEastAsia" w:hAnsi="Times New Roman" w:cs="Times New Roman"/>
          <w:sz w:val="24"/>
          <w:szCs w:val="24"/>
          <w:lang w:val="en-MY" w:eastAsia="zh-CN"/>
        </w:rPr>
        <w:t xml:space="preserve">ssurance </w:t>
      </w:r>
      <w:r w:rsidR="006B0011">
        <w:rPr>
          <w:rFonts w:ascii="Times New Roman" w:eastAsiaTheme="minorEastAsia" w:hAnsi="Times New Roman" w:cs="Times New Roman"/>
          <w:sz w:val="24"/>
          <w:szCs w:val="24"/>
          <w:lang w:val="en-MY" w:eastAsia="zh-CN"/>
        </w:rPr>
        <w:t>t</w:t>
      </w:r>
      <w:r w:rsidR="00A9120C" w:rsidRPr="002421F8">
        <w:rPr>
          <w:rFonts w:ascii="Times New Roman" w:eastAsiaTheme="minorEastAsia" w:hAnsi="Times New Roman" w:cs="Times New Roman"/>
          <w:sz w:val="24"/>
          <w:szCs w:val="24"/>
          <w:lang w:val="en-MY" w:eastAsia="zh-CN"/>
        </w:rPr>
        <w:t xml:space="preserve">eams. </w:t>
      </w:r>
      <w:r w:rsidR="00E76D1F" w:rsidRPr="002421F8">
        <w:rPr>
          <w:rFonts w:ascii="Times New Roman" w:eastAsiaTheme="minorEastAsia" w:hAnsi="Times New Roman" w:cs="Times New Roman"/>
          <w:sz w:val="24"/>
          <w:szCs w:val="24"/>
          <w:lang w:val="en-MY" w:eastAsia="zh-CN"/>
        </w:rPr>
        <w:t xml:space="preserve">The PS5 hardware components were subjected to comprehensive reliability testing by them. This involved putting the console through a series of stress tests to </w:t>
      </w:r>
      <w:r w:rsidR="005B7AAB" w:rsidRPr="002421F8">
        <w:rPr>
          <w:rFonts w:ascii="Times New Roman" w:eastAsiaTheme="minorEastAsia" w:hAnsi="Times New Roman" w:cs="Times New Roman"/>
          <w:sz w:val="24"/>
          <w:szCs w:val="24"/>
          <w:lang w:val="en-MY" w:eastAsia="zh-CN"/>
        </w:rPr>
        <w:t>make sure</w:t>
      </w:r>
      <w:r w:rsidR="00E76D1F" w:rsidRPr="002421F8">
        <w:rPr>
          <w:rFonts w:ascii="Times New Roman" w:eastAsiaTheme="minorEastAsia" w:hAnsi="Times New Roman" w:cs="Times New Roman"/>
          <w:sz w:val="24"/>
          <w:szCs w:val="24"/>
          <w:lang w:val="en-MY" w:eastAsia="zh-CN"/>
        </w:rPr>
        <w:t xml:space="preserve"> that it could sustain extended operation under </w:t>
      </w:r>
      <w:r w:rsidR="000A3B21" w:rsidRPr="002421F8">
        <w:rPr>
          <w:rFonts w:ascii="Times New Roman" w:eastAsiaTheme="minorEastAsia" w:hAnsi="Times New Roman" w:cs="Times New Roman"/>
          <w:sz w:val="24"/>
          <w:szCs w:val="24"/>
          <w:lang w:val="en-MY" w:eastAsia="zh-CN"/>
        </w:rPr>
        <w:t>critical condition</w:t>
      </w:r>
      <w:r w:rsidR="00E76D1F" w:rsidRPr="002421F8">
        <w:rPr>
          <w:rFonts w:ascii="Times New Roman" w:eastAsiaTheme="minorEastAsia" w:hAnsi="Times New Roman" w:cs="Times New Roman"/>
          <w:sz w:val="24"/>
          <w:szCs w:val="24"/>
          <w:lang w:val="en-MY" w:eastAsia="zh-CN"/>
        </w:rPr>
        <w:t xml:space="preserve"> without experiencing hardware breakdowns.</w:t>
      </w:r>
      <w:r w:rsidR="001A6D71" w:rsidRPr="002421F8">
        <w:rPr>
          <w:rFonts w:ascii="Times New Roman" w:eastAsiaTheme="minorEastAsia" w:hAnsi="Times New Roman" w:cs="Times New Roman"/>
          <w:sz w:val="24"/>
          <w:szCs w:val="24"/>
          <w:lang w:val="en-MY" w:eastAsia="zh-CN"/>
        </w:rPr>
        <w:t xml:space="preserve"> </w:t>
      </w:r>
      <w:r w:rsidR="00F0170F" w:rsidRPr="002421F8">
        <w:rPr>
          <w:rFonts w:ascii="Times New Roman" w:eastAsiaTheme="minorEastAsia" w:hAnsi="Times New Roman" w:cs="Times New Roman"/>
          <w:sz w:val="24"/>
          <w:szCs w:val="24"/>
          <w:lang w:val="en-MY" w:eastAsia="zh-CN"/>
        </w:rPr>
        <w:t>To guarantee the console and its components lifespan</w:t>
      </w:r>
      <w:r w:rsidR="006C492E" w:rsidRPr="002421F8">
        <w:rPr>
          <w:rFonts w:ascii="Times New Roman" w:eastAsiaTheme="minorEastAsia" w:hAnsi="Times New Roman" w:cs="Times New Roman"/>
          <w:sz w:val="24"/>
          <w:szCs w:val="24"/>
          <w:lang w:val="en-MY" w:eastAsia="zh-CN"/>
        </w:rPr>
        <w:t>,</w:t>
      </w:r>
      <w:r w:rsidR="00F0170F" w:rsidRPr="002421F8">
        <w:rPr>
          <w:rFonts w:ascii="Times New Roman" w:eastAsiaTheme="minorEastAsia" w:hAnsi="Times New Roman" w:cs="Times New Roman"/>
          <w:sz w:val="24"/>
          <w:szCs w:val="24"/>
          <w:lang w:val="en-MY" w:eastAsia="zh-CN"/>
        </w:rPr>
        <w:t xml:space="preserve"> </w:t>
      </w:r>
      <w:r w:rsidR="006C492E" w:rsidRPr="002421F8">
        <w:rPr>
          <w:rFonts w:ascii="Times New Roman" w:eastAsiaTheme="minorEastAsia" w:hAnsi="Times New Roman" w:cs="Times New Roman"/>
          <w:sz w:val="24"/>
          <w:szCs w:val="24"/>
          <w:lang w:val="en-MY" w:eastAsia="zh-CN"/>
        </w:rPr>
        <w:t>t</w:t>
      </w:r>
      <w:r w:rsidR="001A6D71" w:rsidRPr="002421F8">
        <w:rPr>
          <w:rFonts w:ascii="Times New Roman" w:eastAsiaTheme="minorEastAsia" w:hAnsi="Times New Roman" w:cs="Times New Roman"/>
          <w:sz w:val="24"/>
          <w:szCs w:val="24"/>
          <w:lang w:val="en-MY" w:eastAsia="zh-CN"/>
        </w:rPr>
        <w:t xml:space="preserve">hey also in charge in examining the PS5 hardware's durability, including its capacity to tolerate physical stress and environmental </w:t>
      </w:r>
      <w:r w:rsidR="000A3B21" w:rsidRPr="002421F8">
        <w:rPr>
          <w:rFonts w:ascii="Times New Roman" w:eastAsiaTheme="minorEastAsia" w:hAnsi="Times New Roman" w:cs="Times New Roman"/>
          <w:sz w:val="24"/>
          <w:szCs w:val="24"/>
          <w:lang w:val="en-MY" w:eastAsia="zh-CN"/>
        </w:rPr>
        <w:t>condition</w:t>
      </w:r>
      <w:r w:rsidR="001A6D71" w:rsidRPr="002421F8">
        <w:rPr>
          <w:rFonts w:ascii="Times New Roman" w:eastAsiaTheme="minorEastAsia" w:hAnsi="Times New Roman" w:cs="Times New Roman"/>
          <w:sz w:val="24"/>
          <w:szCs w:val="24"/>
          <w:lang w:val="en-MY" w:eastAsia="zh-CN"/>
        </w:rPr>
        <w:t>.</w:t>
      </w:r>
      <w:r w:rsidR="009334B5" w:rsidRPr="002421F8">
        <w:rPr>
          <w:rFonts w:ascii="Times New Roman" w:eastAsiaTheme="minorEastAsia" w:hAnsi="Times New Roman" w:cs="Times New Roman"/>
          <w:sz w:val="24"/>
          <w:szCs w:val="24"/>
          <w:lang w:val="en-MY" w:eastAsia="zh-CN"/>
        </w:rPr>
        <w:t xml:space="preserve"> Not only that, the PS5 packaging design was examined by them too to ensure that </w:t>
      </w:r>
      <w:r w:rsidR="006C492E" w:rsidRPr="002421F8">
        <w:rPr>
          <w:rFonts w:ascii="Times New Roman" w:eastAsiaTheme="minorEastAsia" w:hAnsi="Times New Roman" w:cs="Times New Roman"/>
          <w:sz w:val="24"/>
          <w:szCs w:val="24"/>
          <w:lang w:val="en-MY" w:eastAsia="zh-CN"/>
        </w:rPr>
        <w:t xml:space="preserve">the hardware </w:t>
      </w:r>
      <w:r w:rsidR="009334B5" w:rsidRPr="002421F8">
        <w:rPr>
          <w:rFonts w:ascii="Times New Roman" w:eastAsiaTheme="minorEastAsia" w:hAnsi="Times New Roman" w:cs="Times New Roman"/>
          <w:sz w:val="24"/>
          <w:szCs w:val="24"/>
          <w:lang w:val="en-MY" w:eastAsia="zh-CN"/>
        </w:rPr>
        <w:t>is sufficiently protected to prevent console damage while shipping</w:t>
      </w:r>
      <w:r w:rsidR="007D3309" w:rsidRPr="002421F8">
        <w:rPr>
          <w:rFonts w:ascii="Times New Roman" w:eastAsiaTheme="minorEastAsia" w:hAnsi="Times New Roman" w:cs="Times New Roman"/>
          <w:sz w:val="24"/>
          <w:szCs w:val="24"/>
          <w:lang w:val="en-MY" w:eastAsia="zh-CN"/>
        </w:rPr>
        <w:t xml:space="preserve"> </w:t>
      </w:r>
      <w:r w:rsidR="009334B5" w:rsidRPr="002421F8">
        <w:rPr>
          <w:rFonts w:ascii="Times New Roman" w:eastAsiaTheme="minorEastAsia" w:hAnsi="Times New Roman" w:cs="Times New Roman"/>
          <w:sz w:val="24"/>
          <w:szCs w:val="24"/>
          <w:lang w:val="en-MY" w:eastAsia="zh-CN"/>
        </w:rPr>
        <w:t>during</w:t>
      </w:r>
      <w:r w:rsidR="002B114F" w:rsidRPr="002421F8">
        <w:rPr>
          <w:rFonts w:ascii="Times New Roman" w:eastAsiaTheme="minorEastAsia" w:hAnsi="Times New Roman" w:cs="Times New Roman"/>
          <w:sz w:val="24"/>
          <w:szCs w:val="24"/>
          <w:lang w:val="en-MY" w:eastAsia="zh-CN"/>
        </w:rPr>
        <w:t xml:space="preserve"> the</w:t>
      </w:r>
      <w:r w:rsidR="009334B5" w:rsidRPr="002421F8">
        <w:rPr>
          <w:rFonts w:ascii="Times New Roman" w:eastAsiaTheme="minorEastAsia" w:hAnsi="Times New Roman" w:cs="Times New Roman"/>
          <w:sz w:val="24"/>
          <w:szCs w:val="24"/>
          <w:lang w:val="en-MY" w:eastAsia="zh-CN"/>
        </w:rPr>
        <w:t xml:space="preserve"> transit and distribution</w:t>
      </w:r>
      <w:r w:rsidR="00BB5174" w:rsidRPr="002421F8">
        <w:rPr>
          <w:rFonts w:ascii="Times New Roman" w:eastAsiaTheme="minorEastAsia" w:hAnsi="Times New Roman" w:cs="Times New Roman"/>
          <w:sz w:val="24"/>
          <w:szCs w:val="24"/>
          <w:lang w:val="en-MY" w:eastAsia="zh-CN"/>
        </w:rPr>
        <w:t xml:space="preserve"> process</w:t>
      </w:r>
      <w:r w:rsidR="009334B5" w:rsidRPr="002421F8">
        <w:rPr>
          <w:rFonts w:ascii="Times New Roman" w:eastAsiaTheme="minorEastAsia" w:hAnsi="Times New Roman" w:cs="Times New Roman"/>
          <w:sz w:val="24"/>
          <w:szCs w:val="24"/>
          <w:lang w:val="en-MY" w:eastAsia="zh-CN"/>
        </w:rPr>
        <w:t>.</w:t>
      </w:r>
      <w:r w:rsidR="001326C1" w:rsidRPr="002421F8">
        <w:rPr>
          <w:rFonts w:ascii="Times New Roman" w:eastAsiaTheme="minorEastAsia" w:hAnsi="Times New Roman" w:cs="Times New Roman"/>
          <w:sz w:val="24"/>
          <w:szCs w:val="24"/>
          <w:lang w:val="en-MY" w:eastAsia="zh-CN"/>
        </w:rPr>
        <w:t xml:space="preserve"> In addition, they also focus on</w:t>
      </w:r>
      <w:r w:rsidR="00DC7E55" w:rsidRPr="002421F8">
        <w:rPr>
          <w:rFonts w:ascii="Times New Roman" w:eastAsiaTheme="minorEastAsia" w:hAnsi="Times New Roman" w:cs="Times New Roman"/>
          <w:sz w:val="24"/>
          <w:szCs w:val="24"/>
          <w:lang w:val="en-MY" w:eastAsia="zh-CN"/>
        </w:rPr>
        <w:t xml:space="preserve"> </w:t>
      </w:r>
      <w:r w:rsidR="005548D9" w:rsidRPr="002421F8">
        <w:rPr>
          <w:rFonts w:ascii="Times New Roman" w:eastAsiaTheme="minorEastAsia" w:hAnsi="Times New Roman" w:cs="Times New Roman"/>
          <w:sz w:val="24"/>
          <w:szCs w:val="24"/>
          <w:lang w:val="en-MY" w:eastAsia="zh-CN"/>
        </w:rPr>
        <w:t>accessibility testing to guarantee that the PS5 hardware is usable by people with a variety of needs such as includes putting voice control, screen reader compatibility and other accessibility features.</w:t>
      </w:r>
      <w:r w:rsidR="003E17F0" w:rsidRPr="002421F8">
        <w:rPr>
          <w:rFonts w:ascii="Times New Roman" w:eastAsiaTheme="minorEastAsia" w:hAnsi="Times New Roman" w:cs="Times New Roman"/>
          <w:sz w:val="24"/>
          <w:szCs w:val="24"/>
          <w:lang w:val="en-MY" w:eastAsia="zh-CN"/>
        </w:rPr>
        <w:t xml:space="preserve"> Lastly, they undertook localization testing for a global audience to guarantee that the PS5 hardware could function seamlessly in diverse locations with varying languages and cultural requirements.</w:t>
      </w:r>
    </w:p>
    <w:p w14:paraId="62657806" w14:textId="1E48A789" w:rsidR="008303AB" w:rsidRDefault="003E17F0" w:rsidP="00EE25D8">
      <w:pPr>
        <w:spacing w:line="360" w:lineRule="auto"/>
        <w:jc w:val="both"/>
        <w:rPr>
          <w:rFonts w:eastAsiaTheme="minorEastAsia"/>
          <w:lang w:val="en-MY" w:eastAsia="zh-CN"/>
        </w:rPr>
      </w:pPr>
      <w:r w:rsidRPr="002421F8">
        <w:rPr>
          <w:rFonts w:ascii="Times New Roman" w:eastAsiaTheme="minorEastAsia" w:hAnsi="Times New Roman" w:cs="Times New Roman"/>
          <w:sz w:val="24"/>
          <w:szCs w:val="24"/>
          <w:lang w:val="en-MY" w:eastAsia="zh-CN"/>
        </w:rPr>
        <w:t xml:space="preserve">In conclusion, every </w:t>
      </w:r>
      <w:r w:rsidR="00B71F9B" w:rsidRPr="002421F8">
        <w:rPr>
          <w:rFonts w:ascii="Times New Roman" w:eastAsiaTheme="minorEastAsia" w:hAnsi="Times New Roman" w:cs="Times New Roman"/>
          <w:sz w:val="24"/>
          <w:szCs w:val="24"/>
          <w:lang w:val="en-MY" w:eastAsia="zh-CN"/>
        </w:rPr>
        <w:t>person in the teams plays a crucial role in the creation of PS5 console.</w:t>
      </w:r>
      <w:r w:rsidR="005C243F" w:rsidRPr="002421F8">
        <w:rPr>
          <w:rFonts w:ascii="Times New Roman" w:eastAsiaTheme="minorEastAsia" w:hAnsi="Times New Roman" w:cs="Times New Roman"/>
          <w:sz w:val="24"/>
          <w:szCs w:val="24"/>
          <w:lang w:val="en-MY" w:eastAsia="zh-CN"/>
        </w:rPr>
        <w:t xml:space="preserve"> </w:t>
      </w:r>
      <w:r w:rsidR="009D297F" w:rsidRPr="002421F8">
        <w:rPr>
          <w:rFonts w:ascii="Times New Roman" w:eastAsiaTheme="minorEastAsia" w:hAnsi="Times New Roman" w:cs="Times New Roman"/>
          <w:sz w:val="24"/>
          <w:szCs w:val="24"/>
          <w:lang w:val="en-MY" w:eastAsia="zh-CN"/>
        </w:rPr>
        <w:t xml:space="preserve">The PS5 was the result of a collaborative effort that included significant personalities such as Mark Cerny, who led the design of the hardware architecture. This concept was carried out by the PlayStation </w:t>
      </w:r>
      <w:r w:rsidR="0081178F" w:rsidRPr="002421F8">
        <w:rPr>
          <w:rFonts w:ascii="Times New Roman" w:eastAsiaTheme="minorEastAsia" w:hAnsi="Times New Roman" w:cs="Times New Roman"/>
          <w:sz w:val="24"/>
          <w:szCs w:val="24"/>
          <w:lang w:val="en-MY" w:eastAsia="zh-CN"/>
        </w:rPr>
        <w:t>h</w:t>
      </w:r>
      <w:r w:rsidR="009D297F" w:rsidRPr="002421F8">
        <w:rPr>
          <w:rFonts w:ascii="Times New Roman" w:eastAsiaTheme="minorEastAsia" w:hAnsi="Times New Roman" w:cs="Times New Roman"/>
          <w:sz w:val="24"/>
          <w:szCs w:val="24"/>
          <w:lang w:val="en-MY" w:eastAsia="zh-CN"/>
        </w:rPr>
        <w:t xml:space="preserve">ardware </w:t>
      </w:r>
      <w:r w:rsidR="0081178F" w:rsidRPr="002421F8">
        <w:rPr>
          <w:rFonts w:ascii="Times New Roman" w:eastAsiaTheme="minorEastAsia" w:hAnsi="Times New Roman" w:cs="Times New Roman"/>
          <w:sz w:val="24"/>
          <w:szCs w:val="24"/>
          <w:lang w:val="en-MY" w:eastAsia="zh-CN"/>
        </w:rPr>
        <w:t>e</w:t>
      </w:r>
      <w:r w:rsidR="009D297F" w:rsidRPr="002421F8">
        <w:rPr>
          <w:rFonts w:ascii="Times New Roman" w:eastAsiaTheme="minorEastAsia" w:hAnsi="Times New Roman" w:cs="Times New Roman"/>
          <w:sz w:val="24"/>
          <w:szCs w:val="24"/>
          <w:lang w:val="en-MY" w:eastAsia="zh-CN"/>
        </w:rPr>
        <w:t xml:space="preserve">ngineering </w:t>
      </w:r>
      <w:r w:rsidR="0081178F" w:rsidRPr="002421F8">
        <w:rPr>
          <w:rFonts w:ascii="Times New Roman" w:eastAsiaTheme="minorEastAsia" w:hAnsi="Times New Roman" w:cs="Times New Roman"/>
          <w:sz w:val="24"/>
          <w:szCs w:val="24"/>
          <w:lang w:val="en-MY" w:eastAsia="zh-CN"/>
        </w:rPr>
        <w:t>t</w:t>
      </w:r>
      <w:r w:rsidR="009D297F" w:rsidRPr="002421F8">
        <w:rPr>
          <w:rFonts w:ascii="Times New Roman" w:eastAsiaTheme="minorEastAsia" w:hAnsi="Times New Roman" w:cs="Times New Roman"/>
          <w:sz w:val="24"/>
          <w:szCs w:val="24"/>
          <w:lang w:val="en-MY" w:eastAsia="zh-CN"/>
        </w:rPr>
        <w:t xml:space="preserve">eam, which contributed to features such as the bespoke AMD CPU and GPU, high-speed SSD, and efficient cooling solutions. The </w:t>
      </w:r>
      <w:r w:rsidR="0081178F" w:rsidRPr="002421F8">
        <w:rPr>
          <w:rFonts w:ascii="Times New Roman" w:eastAsiaTheme="minorEastAsia" w:hAnsi="Times New Roman" w:cs="Times New Roman"/>
          <w:sz w:val="24"/>
          <w:szCs w:val="24"/>
          <w:lang w:val="en-MY" w:eastAsia="zh-CN"/>
        </w:rPr>
        <w:t>c</w:t>
      </w:r>
      <w:r w:rsidR="009D297F" w:rsidRPr="002421F8">
        <w:rPr>
          <w:rFonts w:ascii="Times New Roman" w:eastAsiaTheme="minorEastAsia" w:hAnsi="Times New Roman" w:cs="Times New Roman"/>
          <w:sz w:val="24"/>
          <w:szCs w:val="24"/>
          <w:lang w:val="en-MY" w:eastAsia="zh-CN"/>
        </w:rPr>
        <w:t xml:space="preserve">ustom </w:t>
      </w:r>
      <w:r w:rsidR="0081178F" w:rsidRPr="002421F8">
        <w:rPr>
          <w:rFonts w:ascii="Times New Roman" w:eastAsiaTheme="minorEastAsia" w:hAnsi="Times New Roman" w:cs="Times New Roman"/>
          <w:sz w:val="24"/>
          <w:szCs w:val="24"/>
          <w:lang w:val="en-MY" w:eastAsia="zh-CN"/>
        </w:rPr>
        <w:t>s</w:t>
      </w:r>
      <w:r w:rsidR="009D297F" w:rsidRPr="002421F8">
        <w:rPr>
          <w:rFonts w:ascii="Times New Roman" w:eastAsiaTheme="minorEastAsia" w:hAnsi="Times New Roman" w:cs="Times New Roman"/>
          <w:sz w:val="24"/>
          <w:szCs w:val="24"/>
          <w:lang w:val="en-MY" w:eastAsia="zh-CN"/>
        </w:rPr>
        <w:t xml:space="preserve">ilicon </w:t>
      </w:r>
      <w:r w:rsidR="0081178F" w:rsidRPr="002421F8">
        <w:rPr>
          <w:rFonts w:ascii="Times New Roman" w:eastAsiaTheme="minorEastAsia" w:hAnsi="Times New Roman" w:cs="Times New Roman"/>
          <w:sz w:val="24"/>
          <w:szCs w:val="24"/>
          <w:lang w:val="en-MY" w:eastAsia="zh-CN"/>
        </w:rPr>
        <w:t>d</w:t>
      </w:r>
      <w:r w:rsidR="009D297F" w:rsidRPr="002421F8">
        <w:rPr>
          <w:rFonts w:ascii="Times New Roman" w:eastAsiaTheme="minorEastAsia" w:hAnsi="Times New Roman" w:cs="Times New Roman"/>
          <w:sz w:val="24"/>
          <w:szCs w:val="24"/>
          <w:lang w:val="en-MY" w:eastAsia="zh-CN"/>
        </w:rPr>
        <w:t xml:space="preserve">esign </w:t>
      </w:r>
      <w:r w:rsidR="0081178F" w:rsidRPr="002421F8">
        <w:rPr>
          <w:rFonts w:ascii="Times New Roman" w:eastAsiaTheme="minorEastAsia" w:hAnsi="Times New Roman" w:cs="Times New Roman"/>
          <w:sz w:val="24"/>
          <w:szCs w:val="24"/>
          <w:lang w:val="en-MY" w:eastAsia="zh-CN"/>
        </w:rPr>
        <w:t>t</w:t>
      </w:r>
      <w:r w:rsidR="009D297F" w:rsidRPr="002421F8">
        <w:rPr>
          <w:rFonts w:ascii="Times New Roman" w:eastAsiaTheme="minorEastAsia" w:hAnsi="Times New Roman" w:cs="Times New Roman"/>
          <w:sz w:val="24"/>
          <w:szCs w:val="24"/>
          <w:lang w:val="en-MY" w:eastAsia="zh-CN"/>
        </w:rPr>
        <w:t xml:space="preserve">eams were experts in GPU architecture, advanced graphics, and power management. The PS5's dependability and durability were verified by the </w:t>
      </w:r>
      <w:r w:rsidR="0081178F" w:rsidRPr="002421F8">
        <w:rPr>
          <w:rFonts w:ascii="Times New Roman" w:eastAsiaTheme="minorEastAsia" w:hAnsi="Times New Roman" w:cs="Times New Roman"/>
          <w:sz w:val="24"/>
          <w:szCs w:val="24"/>
          <w:lang w:val="en-MY" w:eastAsia="zh-CN"/>
        </w:rPr>
        <w:t>t</w:t>
      </w:r>
      <w:r w:rsidR="009D297F" w:rsidRPr="002421F8">
        <w:rPr>
          <w:rFonts w:ascii="Times New Roman" w:eastAsiaTheme="minorEastAsia" w:hAnsi="Times New Roman" w:cs="Times New Roman"/>
          <w:sz w:val="24"/>
          <w:szCs w:val="24"/>
          <w:lang w:val="en-MY" w:eastAsia="zh-CN"/>
        </w:rPr>
        <w:t xml:space="preserve">esting and </w:t>
      </w:r>
      <w:r w:rsidR="0081178F" w:rsidRPr="002421F8">
        <w:rPr>
          <w:rFonts w:ascii="Times New Roman" w:eastAsiaTheme="minorEastAsia" w:hAnsi="Times New Roman" w:cs="Times New Roman"/>
          <w:sz w:val="24"/>
          <w:szCs w:val="24"/>
          <w:lang w:val="en-MY" w:eastAsia="zh-CN"/>
        </w:rPr>
        <w:t>q</w:t>
      </w:r>
      <w:r w:rsidR="009D297F" w:rsidRPr="002421F8">
        <w:rPr>
          <w:rFonts w:ascii="Times New Roman" w:eastAsiaTheme="minorEastAsia" w:hAnsi="Times New Roman" w:cs="Times New Roman"/>
          <w:sz w:val="24"/>
          <w:szCs w:val="24"/>
          <w:lang w:val="en-MY" w:eastAsia="zh-CN"/>
        </w:rPr>
        <w:t xml:space="preserve">uality </w:t>
      </w:r>
      <w:r w:rsidR="0081178F" w:rsidRPr="002421F8">
        <w:rPr>
          <w:rFonts w:ascii="Times New Roman" w:eastAsiaTheme="minorEastAsia" w:hAnsi="Times New Roman" w:cs="Times New Roman"/>
          <w:sz w:val="24"/>
          <w:szCs w:val="24"/>
          <w:lang w:val="en-MY" w:eastAsia="zh-CN"/>
        </w:rPr>
        <w:t>a</w:t>
      </w:r>
      <w:r w:rsidR="009D297F" w:rsidRPr="002421F8">
        <w:rPr>
          <w:rFonts w:ascii="Times New Roman" w:eastAsiaTheme="minorEastAsia" w:hAnsi="Times New Roman" w:cs="Times New Roman"/>
          <w:sz w:val="24"/>
          <w:szCs w:val="24"/>
          <w:lang w:val="en-MY" w:eastAsia="zh-CN"/>
        </w:rPr>
        <w:t xml:space="preserve">ssurance </w:t>
      </w:r>
      <w:r w:rsidR="0081178F" w:rsidRPr="002421F8">
        <w:rPr>
          <w:rFonts w:ascii="Times New Roman" w:eastAsiaTheme="minorEastAsia" w:hAnsi="Times New Roman" w:cs="Times New Roman"/>
          <w:sz w:val="24"/>
          <w:szCs w:val="24"/>
          <w:lang w:val="en-MY" w:eastAsia="zh-CN"/>
        </w:rPr>
        <w:t>t</w:t>
      </w:r>
      <w:r w:rsidR="009D297F" w:rsidRPr="002421F8">
        <w:rPr>
          <w:rFonts w:ascii="Times New Roman" w:eastAsiaTheme="minorEastAsia" w:hAnsi="Times New Roman" w:cs="Times New Roman"/>
          <w:sz w:val="24"/>
          <w:szCs w:val="24"/>
          <w:lang w:val="en-MY" w:eastAsia="zh-CN"/>
        </w:rPr>
        <w:t>eams.</w:t>
      </w:r>
      <w:r w:rsidR="009D297F" w:rsidRPr="009D297F">
        <w:rPr>
          <w:rFonts w:eastAsiaTheme="minorEastAsia"/>
          <w:lang w:val="en-MY" w:eastAsia="zh-CN"/>
        </w:rPr>
        <w:t xml:space="preserve"> </w:t>
      </w:r>
      <w:r w:rsidR="008303AB">
        <w:rPr>
          <w:rFonts w:eastAsiaTheme="minorEastAsia"/>
          <w:lang w:val="en-MY" w:eastAsia="zh-CN"/>
        </w:rPr>
        <w:br w:type="page"/>
      </w:r>
    </w:p>
    <w:p w14:paraId="301C3E63" w14:textId="56FE2EE5" w:rsidR="0018397E" w:rsidRDefault="003D6E49" w:rsidP="1E46AA6C">
      <w:pPr>
        <w:pStyle w:val="Heading1"/>
        <w:spacing w:line="360" w:lineRule="auto"/>
        <w:rPr>
          <w:sz w:val="24"/>
          <w:szCs w:val="24"/>
        </w:rPr>
      </w:pPr>
      <w:bookmarkStart w:id="7" w:name="_Toc153706345"/>
      <w:r w:rsidRPr="00E35387">
        <w:rPr>
          <w:sz w:val="24"/>
          <w:szCs w:val="24"/>
        </w:rPr>
        <w:lastRenderedPageBreak/>
        <w:t xml:space="preserve">3.0 </w:t>
      </w:r>
      <w:r w:rsidR="002565AF" w:rsidRPr="00E35387">
        <w:rPr>
          <w:sz w:val="24"/>
          <w:szCs w:val="24"/>
        </w:rPr>
        <w:t xml:space="preserve">Sales &amp; statistics about </w:t>
      </w:r>
      <w:r w:rsidR="00E35387" w:rsidRPr="00E35387">
        <w:rPr>
          <w:sz w:val="24"/>
          <w:szCs w:val="24"/>
        </w:rPr>
        <w:t>Sony’s PlayStation</w:t>
      </w:r>
      <w:r w:rsidR="00AC5696">
        <w:rPr>
          <w:sz w:val="24"/>
          <w:szCs w:val="24"/>
        </w:rPr>
        <w:t xml:space="preserve"> </w:t>
      </w:r>
      <w:r w:rsidR="00E01052">
        <w:rPr>
          <w:sz w:val="24"/>
          <w:szCs w:val="24"/>
        </w:rPr>
        <w:t>5</w:t>
      </w:r>
      <w:bookmarkEnd w:id="7"/>
    </w:p>
    <w:p w14:paraId="38B79800" w14:textId="732AA5CC" w:rsidR="00605141" w:rsidRPr="009209C7" w:rsidRDefault="00717320" w:rsidP="1E46AA6C">
      <w:pPr>
        <w:spacing w:line="360" w:lineRule="auto"/>
        <w:jc w:val="both"/>
        <w:rPr>
          <w:rStyle w:val="Heading1Char"/>
          <w:rFonts w:ascii="Times New Roman" w:eastAsia="Times New Roman" w:hAnsi="Times New Roman" w:cs="Times New Roman"/>
          <w:color w:val="auto"/>
          <w:sz w:val="24"/>
          <w:szCs w:val="24"/>
        </w:rPr>
      </w:pPr>
      <w:r w:rsidRPr="1E46AA6C">
        <w:rPr>
          <w:rFonts w:ascii="Times New Roman" w:eastAsia="Times New Roman" w:hAnsi="Times New Roman" w:cs="Times New Roman"/>
          <w:sz w:val="24"/>
          <w:szCs w:val="24"/>
        </w:rPr>
        <w:t>Sony group corporation</w:t>
      </w:r>
      <w:r w:rsidR="00494A21">
        <w:rPr>
          <w:rFonts w:ascii="Times New Roman" w:eastAsia="Times New Roman" w:hAnsi="Times New Roman" w:cs="Times New Roman"/>
          <w:sz w:val="24"/>
          <w:szCs w:val="24"/>
        </w:rPr>
        <w:t xml:space="preserve"> also</w:t>
      </w:r>
      <w:r w:rsidRPr="1E46AA6C">
        <w:rPr>
          <w:rFonts w:ascii="Times New Roman" w:eastAsia="Times New Roman" w:hAnsi="Times New Roman" w:cs="Times New Roman"/>
          <w:sz w:val="24"/>
          <w:szCs w:val="24"/>
        </w:rPr>
        <w:t xml:space="preserve"> for</w:t>
      </w:r>
      <w:r w:rsidR="004C0284" w:rsidRPr="1E46AA6C">
        <w:rPr>
          <w:rFonts w:ascii="Times New Roman" w:eastAsia="Times New Roman" w:hAnsi="Times New Roman" w:cs="Times New Roman"/>
          <w:sz w:val="24"/>
          <w:szCs w:val="24"/>
        </w:rPr>
        <w:t>merly known as Tokyo</w:t>
      </w:r>
      <w:r w:rsidR="00357329" w:rsidRPr="1E46AA6C">
        <w:rPr>
          <w:rFonts w:ascii="Times New Roman" w:eastAsia="Times New Roman" w:hAnsi="Times New Roman" w:cs="Times New Roman"/>
          <w:sz w:val="24"/>
          <w:szCs w:val="24"/>
        </w:rPr>
        <w:t xml:space="preserve"> </w:t>
      </w:r>
      <w:r w:rsidR="00472663" w:rsidRPr="1E46AA6C">
        <w:rPr>
          <w:rFonts w:ascii="Times New Roman" w:eastAsia="Times New Roman" w:hAnsi="Times New Roman" w:cs="Times New Roman"/>
          <w:sz w:val="24"/>
          <w:szCs w:val="24"/>
        </w:rPr>
        <w:t xml:space="preserve">Tsushin </w:t>
      </w:r>
      <w:r w:rsidR="0070782F" w:rsidRPr="1E46AA6C">
        <w:rPr>
          <w:rFonts w:ascii="Times New Roman" w:eastAsia="Times New Roman" w:hAnsi="Times New Roman" w:cs="Times New Roman"/>
          <w:sz w:val="24"/>
          <w:szCs w:val="24"/>
        </w:rPr>
        <w:t>Kogyo KK</w:t>
      </w:r>
      <w:r w:rsidR="001A08FD" w:rsidRPr="1E46AA6C">
        <w:rPr>
          <w:rFonts w:ascii="Times New Roman" w:eastAsia="Times New Roman" w:hAnsi="Times New Roman" w:cs="Times New Roman"/>
          <w:sz w:val="24"/>
          <w:szCs w:val="24"/>
        </w:rPr>
        <w:t>,</w:t>
      </w:r>
      <w:r w:rsidR="00C70C84" w:rsidRPr="1E46AA6C">
        <w:rPr>
          <w:rFonts w:ascii="Times New Roman" w:eastAsia="Times New Roman" w:hAnsi="Times New Roman" w:cs="Times New Roman"/>
          <w:sz w:val="24"/>
          <w:szCs w:val="24"/>
        </w:rPr>
        <w:t xml:space="preserve"> is a Japanese </w:t>
      </w:r>
      <w:r w:rsidR="00294C94" w:rsidRPr="1E46AA6C">
        <w:rPr>
          <w:rFonts w:ascii="Times New Roman" w:eastAsia="Times New Roman" w:hAnsi="Times New Roman" w:cs="Times New Roman"/>
          <w:sz w:val="24"/>
          <w:szCs w:val="24"/>
        </w:rPr>
        <w:t xml:space="preserve">company </w:t>
      </w:r>
      <w:r w:rsidR="00750AF1" w:rsidRPr="1E46AA6C">
        <w:rPr>
          <w:rFonts w:ascii="Times New Roman" w:eastAsia="Times New Roman" w:hAnsi="Times New Roman" w:cs="Times New Roman"/>
          <w:sz w:val="24"/>
          <w:szCs w:val="24"/>
        </w:rPr>
        <w:t>headquartered in Minato</w:t>
      </w:r>
      <w:r w:rsidR="007936C4" w:rsidRPr="1E46AA6C">
        <w:rPr>
          <w:rFonts w:ascii="Times New Roman" w:eastAsia="Times New Roman" w:hAnsi="Times New Roman" w:cs="Times New Roman"/>
          <w:sz w:val="24"/>
          <w:szCs w:val="24"/>
        </w:rPr>
        <w:t>,</w:t>
      </w:r>
      <w:r w:rsidR="008A35F1" w:rsidRPr="1E46AA6C">
        <w:rPr>
          <w:rFonts w:ascii="Times New Roman" w:eastAsia="Times New Roman" w:hAnsi="Times New Roman" w:cs="Times New Roman"/>
          <w:sz w:val="24"/>
          <w:szCs w:val="24"/>
        </w:rPr>
        <w:t xml:space="preserve"> </w:t>
      </w:r>
      <w:r w:rsidR="007936C4" w:rsidRPr="1E46AA6C">
        <w:rPr>
          <w:rFonts w:ascii="Times New Roman" w:eastAsia="Times New Roman" w:hAnsi="Times New Roman" w:cs="Times New Roman"/>
          <w:sz w:val="24"/>
          <w:szCs w:val="24"/>
        </w:rPr>
        <w:t>Tokyo,</w:t>
      </w:r>
      <w:r w:rsidR="008A35F1" w:rsidRPr="1E46AA6C">
        <w:rPr>
          <w:rFonts w:ascii="Times New Roman" w:eastAsia="Times New Roman" w:hAnsi="Times New Roman" w:cs="Times New Roman"/>
          <w:sz w:val="24"/>
          <w:szCs w:val="24"/>
        </w:rPr>
        <w:t xml:space="preserve"> </w:t>
      </w:r>
      <w:r w:rsidR="007936C4" w:rsidRPr="1E46AA6C">
        <w:rPr>
          <w:rFonts w:ascii="Times New Roman" w:eastAsia="Times New Roman" w:hAnsi="Times New Roman" w:cs="Times New Roman"/>
          <w:sz w:val="24"/>
          <w:szCs w:val="24"/>
        </w:rPr>
        <w:t>Japan.</w:t>
      </w:r>
      <w:r w:rsidR="00374ABB" w:rsidRPr="1E46AA6C">
        <w:rPr>
          <w:rFonts w:ascii="Times New Roman" w:eastAsia="Times New Roman" w:hAnsi="Times New Roman" w:cs="Times New Roman"/>
          <w:sz w:val="24"/>
          <w:szCs w:val="24"/>
        </w:rPr>
        <w:t xml:space="preserve"> The Sony group corporation consists of multiple </w:t>
      </w:r>
      <w:r w:rsidR="007E06C7" w:rsidRPr="1E46AA6C">
        <w:rPr>
          <w:rFonts w:ascii="Times New Roman" w:eastAsia="Times New Roman" w:hAnsi="Times New Roman" w:cs="Times New Roman"/>
          <w:sz w:val="24"/>
          <w:szCs w:val="24"/>
        </w:rPr>
        <w:t xml:space="preserve">entities </w:t>
      </w:r>
      <w:r w:rsidR="005A0020">
        <w:rPr>
          <w:rFonts w:ascii="Times New Roman" w:eastAsia="Times New Roman" w:hAnsi="Times New Roman" w:cs="Times New Roman"/>
          <w:sz w:val="24"/>
          <w:szCs w:val="24"/>
        </w:rPr>
        <w:t>for example,</w:t>
      </w:r>
      <w:r w:rsidR="00CA75A7" w:rsidRPr="1E46AA6C">
        <w:rPr>
          <w:rFonts w:ascii="Times New Roman" w:eastAsia="Times New Roman" w:hAnsi="Times New Roman" w:cs="Times New Roman"/>
          <w:sz w:val="24"/>
          <w:szCs w:val="24"/>
        </w:rPr>
        <w:t xml:space="preserve"> </w:t>
      </w:r>
      <w:r w:rsidR="00D9321C" w:rsidRPr="1E46AA6C">
        <w:rPr>
          <w:rFonts w:ascii="Times New Roman" w:eastAsia="Times New Roman" w:hAnsi="Times New Roman" w:cs="Times New Roman"/>
          <w:sz w:val="24"/>
          <w:szCs w:val="24"/>
        </w:rPr>
        <w:t xml:space="preserve">Sony Corporation, Sony Semiconductor Solutions, Sony </w:t>
      </w:r>
      <w:r w:rsidR="009D76AC" w:rsidRPr="1E46AA6C">
        <w:rPr>
          <w:rFonts w:ascii="Times New Roman" w:eastAsia="Times New Roman" w:hAnsi="Times New Roman" w:cs="Times New Roman"/>
          <w:sz w:val="24"/>
          <w:szCs w:val="24"/>
        </w:rPr>
        <w:t>E</w:t>
      </w:r>
      <w:r w:rsidR="00D9321C" w:rsidRPr="1E46AA6C">
        <w:rPr>
          <w:rFonts w:ascii="Times New Roman" w:eastAsia="Times New Roman" w:hAnsi="Times New Roman" w:cs="Times New Roman"/>
          <w:sz w:val="24"/>
          <w:szCs w:val="24"/>
        </w:rPr>
        <w:t>ntertainment</w:t>
      </w:r>
      <w:r w:rsidR="009D76AC" w:rsidRPr="1E46AA6C">
        <w:rPr>
          <w:rFonts w:ascii="Times New Roman" w:eastAsia="Times New Roman" w:hAnsi="Times New Roman" w:cs="Times New Roman"/>
          <w:sz w:val="24"/>
          <w:szCs w:val="24"/>
        </w:rPr>
        <w:t xml:space="preserve"> (Sony Picture &amp; Sony Music Group), Sony</w:t>
      </w:r>
      <w:r w:rsidR="00C45714" w:rsidRPr="1E46AA6C">
        <w:rPr>
          <w:rFonts w:ascii="Times New Roman" w:eastAsia="Times New Roman" w:hAnsi="Times New Roman" w:cs="Times New Roman"/>
          <w:sz w:val="24"/>
          <w:szCs w:val="24"/>
        </w:rPr>
        <w:t xml:space="preserve"> Interactive Entertainment, Sony Financial Group.</w:t>
      </w:r>
      <w:r w:rsidR="00ED1C51" w:rsidRPr="1E46AA6C">
        <w:rPr>
          <w:rFonts w:ascii="Times New Roman" w:eastAsia="Times New Roman" w:hAnsi="Times New Roman" w:cs="Times New Roman"/>
          <w:sz w:val="24"/>
          <w:szCs w:val="24"/>
        </w:rPr>
        <w:t xml:space="preserve"> </w:t>
      </w:r>
      <w:r w:rsidR="004E655A" w:rsidRPr="1E46AA6C">
        <w:rPr>
          <w:rFonts w:ascii="Times New Roman" w:eastAsia="Times New Roman" w:hAnsi="Times New Roman" w:cs="Times New Roman"/>
          <w:sz w:val="24"/>
          <w:szCs w:val="24"/>
        </w:rPr>
        <w:t xml:space="preserve">It is a </w:t>
      </w:r>
      <w:r w:rsidR="00462355" w:rsidRPr="1E46AA6C">
        <w:rPr>
          <w:rFonts w:ascii="Times New Roman" w:eastAsia="Times New Roman" w:hAnsi="Times New Roman" w:cs="Times New Roman"/>
          <w:sz w:val="24"/>
          <w:szCs w:val="24"/>
        </w:rPr>
        <w:t>huge</w:t>
      </w:r>
      <w:r w:rsidR="004E655A" w:rsidRPr="1E46AA6C">
        <w:rPr>
          <w:rFonts w:ascii="Times New Roman" w:eastAsia="Times New Roman" w:hAnsi="Times New Roman" w:cs="Times New Roman"/>
          <w:sz w:val="24"/>
          <w:szCs w:val="24"/>
        </w:rPr>
        <w:t xml:space="preserve"> company with its net worth valued over 105.10 billion dollars as of 2023.</w:t>
      </w:r>
      <w:r w:rsidR="00462355" w:rsidRPr="1E46AA6C">
        <w:rPr>
          <w:rFonts w:ascii="Times New Roman" w:eastAsia="Times New Roman" w:hAnsi="Times New Roman" w:cs="Times New Roman"/>
          <w:sz w:val="24"/>
          <w:szCs w:val="24"/>
        </w:rPr>
        <w:t xml:space="preserve"> A huge part of </w:t>
      </w:r>
      <w:r w:rsidR="000544E2" w:rsidRPr="1E46AA6C">
        <w:rPr>
          <w:rFonts w:ascii="Times New Roman" w:eastAsia="Times New Roman" w:hAnsi="Times New Roman" w:cs="Times New Roman"/>
          <w:sz w:val="24"/>
          <w:szCs w:val="24"/>
        </w:rPr>
        <w:t>revenue earned by Sony comes from the PlayStation console</w:t>
      </w:r>
      <w:r w:rsidR="002B1694" w:rsidRPr="1E46AA6C">
        <w:rPr>
          <w:rFonts w:ascii="Times New Roman" w:eastAsia="Times New Roman" w:hAnsi="Times New Roman" w:cs="Times New Roman"/>
          <w:sz w:val="24"/>
          <w:szCs w:val="24"/>
        </w:rPr>
        <w:t xml:space="preserve"> which</w:t>
      </w:r>
      <w:r w:rsidR="00E21575" w:rsidRPr="1E46AA6C">
        <w:rPr>
          <w:rFonts w:ascii="Times New Roman" w:eastAsia="Times New Roman" w:hAnsi="Times New Roman" w:cs="Times New Roman"/>
          <w:sz w:val="24"/>
          <w:szCs w:val="24"/>
        </w:rPr>
        <w:t xml:space="preserve"> is a part of Sony Interactive Entertainment company</w:t>
      </w:r>
      <w:r w:rsidR="002B1694" w:rsidRPr="1E46AA6C">
        <w:rPr>
          <w:rFonts w:ascii="Times New Roman" w:eastAsia="Times New Roman" w:hAnsi="Times New Roman" w:cs="Times New Roman"/>
          <w:sz w:val="24"/>
          <w:szCs w:val="24"/>
        </w:rPr>
        <w:t>.</w:t>
      </w:r>
      <w:r w:rsidR="00881AA3" w:rsidRPr="1E46AA6C">
        <w:rPr>
          <w:rFonts w:ascii="Times New Roman" w:eastAsia="Times New Roman" w:hAnsi="Times New Roman" w:cs="Times New Roman"/>
          <w:sz w:val="24"/>
          <w:szCs w:val="24"/>
        </w:rPr>
        <w:t xml:space="preserve"> The </w:t>
      </w:r>
      <w:r w:rsidR="00D4638E" w:rsidRPr="1E46AA6C">
        <w:rPr>
          <w:rFonts w:ascii="Times New Roman" w:eastAsia="Times New Roman" w:hAnsi="Times New Roman" w:cs="Times New Roman"/>
          <w:sz w:val="24"/>
          <w:szCs w:val="24"/>
        </w:rPr>
        <w:t xml:space="preserve">massive success of the </w:t>
      </w:r>
      <w:r w:rsidR="002A2F9D" w:rsidRPr="1E46AA6C">
        <w:rPr>
          <w:rFonts w:ascii="Times New Roman" w:eastAsia="Times New Roman" w:hAnsi="Times New Roman" w:cs="Times New Roman"/>
          <w:sz w:val="24"/>
          <w:szCs w:val="24"/>
        </w:rPr>
        <w:t>PlayStation</w:t>
      </w:r>
      <w:r w:rsidR="00C015F2" w:rsidRPr="1E46AA6C">
        <w:rPr>
          <w:rFonts w:ascii="Times New Roman" w:eastAsia="Times New Roman" w:hAnsi="Times New Roman" w:cs="Times New Roman"/>
          <w:sz w:val="24"/>
          <w:szCs w:val="24"/>
        </w:rPr>
        <w:t xml:space="preserve"> franchise brought </w:t>
      </w:r>
      <w:r w:rsidR="00D4638E" w:rsidRPr="1E46AA6C">
        <w:rPr>
          <w:rFonts w:ascii="Times New Roman" w:eastAsia="Times New Roman" w:hAnsi="Times New Roman" w:cs="Times New Roman"/>
          <w:sz w:val="24"/>
          <w:szCs w:val="24"/>
        </w:rPr>
        <w:t xml:space="preserve">in </w:t>
      </w:r>
      <w:r w:rsidR="00C015F2" w:rsidRPr="1E46AA6C">
        <w:rPr>
          <w:rFonts w:ascii="Times New Roman" w:eastAsia="Times New Roman" w:hAnsi="Times New Roman" w:cs="Times New Roman"/>
          <w:sz w:val="24"/>
          <w:szCs w:val="24"/>
        </w:rPr>
        <w:t xml:space="preserve">a lot </w:t>
      </w:r>
      <w:r w:rsidR="005577A7" w:rsidRPr="1E46AA6C">
        <w:rPr>
          <w:rFonts w:ascii="Times New Roman" w:eastAsia="Times New Roman" w:hAnsi="Times New Roman" w:cs="Times New Roman"/>
          <w:sz w:val="24"/>
          <w:szCs w:val="24"/>
        </w:rPr>
        <w:t xml:space="preserve">of revenue and </w:t>
      </w:r>
      <w:r w:rsidR="00D03005" w:rsidRPr="1E46AA6C">
        <w:rPr>
          <w:rFonts w:ascii="Times New Roman" w:eastAsia="Times New Roman" w:hAnsi="Times New Roman" w:cs="Times New Roman"/>
          <w:sz w:val="24"/>
          <w:szCs w:val="24"/>
        </w:rPr>
        <w:t>introduced</w:t>
      </w:r>
      <w:r w:rsidR="00303AFD" w:rsidRPr="1E46AA6C">
        <w:rPr>
          <w:rFonts w:ascii="Times New Roman" w:eastAsia="Times New Roman" w:hAnsi="Times New Roman" w:cs="Times New Roman"/>
          <w:sz w:val="24"/>
          <w:szCs w:val="24"/>
        </w:rPr>
        <w:t xml:space="preserve"> a lot of </w:t>
      </w:r>
      <w:r w:rsidR="00076470" w:rsidRPr="1E46AA6C">
        <w:rPr>
          <w:rFonts w:ascii="Times New Roman" w:eastAsia="Times New Roman" w:hAnsi="Times New Roman" w:cs="Times New Roman"/>
          <w:sz w:val="24"/>
          <w:szCs w:val="24"/>
        </w:rPr>
        <w:t>people into gaming</w:t>
      </w:r>
      <w:r w:rsidR="00D4638E" w:rsidRPr="1E46AA6C">
        <w:rPr>
          <w:rFonts w:ascii="Times New Roman" w:eastAsia="Times New Roman" w:hAnsi="Times New Roman" w:cs="Times New Roman"/>
          <w:sz w:val="24"/>
          <w:szCs w:val="24"/>
        </w:rPr>
        <w:t>.</w:t>
      </w:r>
      <w:r w:rsidR="002B1694" w:rsidRPr="1E46AA6C">
        <w:rPr>
          <w:rFonts w:ascii="Times New Roman" w:eastAsia="Times New Roman" w:hAnsi="Times New Roman" w:cs="Times New Roman"/>
          <w:sz w:val="24"/>
          <w:szCs w:val="24"/>
        </w:rPr>
        <w:t xml:space="preserve"> </w:t>
      </w:r>
      <w:r w:rsidR="00302F0B" w:rsidRPr="1E46AA6C">
        <w:rPr>
          <w:rFonts w:ascii="Times New Roman" w:eastAsia="Times New Roman" w:hAnsi="Times New Roman" w:cs="Times New Roman"/>
          <w:sz w:val="24"/>
          <w:szCs w:val="24"/>
        </w:rPr>
        <w:t>As of 2023</w:t>
      </w:r>
      <w:r w:rsidR="003E0AC9" w:rsidRPr="1E46AA6C">
        <w:rPr>
          <w:rFonts w:ascii="Times New Roman" w:eastAsia="Times New Roman" w:hAnsi="Times New Roman" w:cs="Times New Roman"/>
          <w:sz w:val="24"/>
          <w:szCs w:val="24"/>
        </w:rPr>
        <w:t>, the lates</w:t>
      </w:r>
      <w:r w:rsidR="00F94A24" w:rsidRPr="1E46AA6C">
        <w:rPr>
          <w:rFonts w:ascii="Times New Roman" w:eastAsia="Times New Roman" w:hAnsi="Times New Roman" w:cs="Times New Roman"/>
          <w:sz w:val="24"/>
          <w:szCs w:val="24"/>
        </w:rPr>
        <w:t>t</w:t>
      </w:r>
      <w:r w:rsidR="003E0AC9" w:rsidRPr="1E46AA6C">
        <w:rPr>
          <w:rFonts w:ascii="Times New Roman" w:eastAsia="Times New Roman" w:hAnsi="Times New Roman" w:cs="Times New Roman"/>
          <w:sz w:val="24"/>
          <w:szCs w:val="24"/>
        </w:rPr>
        <w:t xml:space="preserve"> model of PlayStation</w:t>
      </w:r>
      <w:r w:rsidR="00F94A24" w:rsidRPr="1E46AA6C">
        <w:rPr>
          <w:rFonts w:ascii="Times New Roman" w:eastAsia="Times New Roman" w:hAnsi="Times New Roman" w:cs="Times New Roman"/>
          <w:sz w:val="24"/>
          <w:szCs w:val="24"/>
        </w:rPr>
        <w:t xml:space="preserve"> console</w:t>
      </w:r>
      <w:r w:rsidR="003E0AC9" w:rsidRPr="1E46AA6C">
        <w:rPr>
          <w:rFonts w:ascii="Times New Roman" w:eastAsia="Times New Roman" w:hAnsi="Times New Roman" w:cs="Times New Roman"/>
          <w:sz w:val="24"/>
          <w:szCs w:val="24"/>
        </w:rPr>
        <w:t xml:space="preserve"> </w:t>
      </w:r>
      <w:r w:rsidR="00963D9C" w:rsidRPr="1E46AA6C">
        <w:rPr>
          <w:rFonts w:ascii="Times New Roman" w:eastAsia="Times New Roman" w:hAnsi="Times New Roman" w:cs="Times New Roman"/>
          <w:sz w:val="24"/>
          <w:szCs w:val="24"/>
        </w:rPr>
        <w:t xml:space="preserve">is </w:t>
      </w:r>
      <w:r w:rsidR="00F94A24" w:rsidRPr="1E46AA6C">
        <w:rPr>
          <w:rFonts w:ascii="Times New Roman" w:eastAsia="Times New Roman" w:hAnsi="Times New Roman" w:cs="Times New Roman"/>
          <w:sz w:val="24"/>
          <w:szCs w:val="24"/>
        </w:rPr>
        <w:t xml:space="preserve">the </w:t>
      </w:r>
      <w:r w:rsidR="00963D9C" w:rsidRPr="1E46AA6C">
        <w:rPr>
          <w:rFonts w:ascii="Times New Roman" w:eastAsia="Times New Roman" w:hAnsi="Times New Roman" w:cs="Times New Roman"/>
          <w:sz w:val="24"/>
          <w:szCs w:val="24"/>
        </w:rPr>
        <w:t>PlayStation 5</w:t>
      </w:r>
      <w:r w:rsidR="00264D45" w:rsidRPr="1E46AA6C">
        <w:rPr>
          <w:rFonts w:ascii="Times New Roman" w:eastAsia="Times New Roman" w:hAnsi="Times New Roman" w:cs="Times New Roman"/>
          <w:sz w:val="24"/>
          <w:szCs w:val="24"/>
        </w:rPr>
        <w:t xml:space="preserve">. PlayStation </w:t>
      </w:r>
      <w:r w:rsidR="00F94A24" w:rsidRPr="1E46AA6C">
        <w:rPr>
          <w:rFonts w:ascii="Times New Roman" w:eastAsia="Times New Roman" w:hAnsi="Times New Roman" w:cs="Times New Roman"/>
          <w:sz w:val="24"/>
          <w:szCs w:val="24"/>
        </w:rPr>
        <w:t xml:space="preserve">5 </w:t>
      </w:r>
      <w:r w:rsidR="00264D45" w:rsidRPr="1E46AA6C">
        <w:rPr>
          <w:rFonts w:ascii="Times New Roman" w:eastAsia="Times New Roman" w:hAnsi="Times New Roman" w:cs="Times New Roman"/>
          <w:sz w:val="24"/>
          <w:szCs w:val="24"/>
        </w:rPr>
        <w:t>is released at November 12,2020</w:t>
      </w:r>
      <w:r w:rsidR="00F94A24" w:rsidRPr="1E46AA6C">
        <w:rPr>
          <w:rFonts w:ascii="Times New Roman" w:eastAsia="Times New Roman" w:hAnsi="Times New Roman" w:cs="Times New Roman"/>
          <w:sz w:val="24"/>
          <w:szCs w:val="24"/>
        </w:rPr>
        <w:t xml:space="preserve"> in Australia, Japan, New Zealand, North America, South America</w:t>
      </w:r>
      <w:r w:rsidR="003C0101" w:rsidRPr="1E46AA6C">
        <w:rPr>
          <w:rFonts w:ascii="Times New Roman" w:eastAsia="Times New Roman" w:hAnsi="Times New Roman" w:cs="Times New Roman"/>
          <w:sz w:val="24"/>
          <w:szCs w:val="24"/>
        </w:rPr>
        <w:t xml:space="preserve"> and released worldwide</w:t>
      </w:r>
      <w:r w:rsidR="003F0698" w:rsidRPr="1E46AA6C">
        <w:rPr>
          <w:rFonts w:ascii="Times New Roman" w:eastAsia="Times New Roman" w:hAnsi="Times New Roman" w:cs="Times New Roman"/>
          <w:sz w:val="24"/>
          <w:szCs w:val="24"/>
        </w:rPr>
        <w:t xml:space="preserve"> after one week later.</w:t>
      </w:r>
      <w:r w:rsidR="00986A20" w:rsidRPr="1E46AA6C">
        <w:rPr>
          <w:rFonts w:ascii="Times New Roman" w:eastAsia="Times New Roman" w:hAnsi="Times New Roman" w:cs="Times New Roman"/>
          <w:sz w:val="24"/>
          <w:szCs w:val="24"/>
        </w:rPr>
        <w:t xml:space="preserve"> </w:t>
      </w:r>
      <w:r w:rsidR="00424F9B" w:rsidRPr="1E46AA6C">
        <w:rPr>
          <w:rFonts w:ascii="Times New Roman" w:eastAsia="Times New Roman" w:hAnsi="Times New Roman" w:cs="Times New Roman"/>
          <w:sz w:val="24"/>
          <w:szCs w:val="24"/>
        </w:rPr>
        <w:t xml:space="preserve">The release price for </w:t>
      </w:r>
      <w:r w:rsidR="00760DF0" w:rsidRPr="1E46AA6C">
        <w:rPr>
          <w:rFonts w:ascii="Times New Roman" w:eastAsia="Times New Roman" w:hAnsi="Times New Roman" w:cs="Times New Roman"/>
          <w:sz w:val="24"/>
          <w:szCs w:val="24"/>
        </w:rPr>
        <w:t>PS5 digital version costs RM</w:t>
      </w:r>
      <w:r w:rsidR="00F63FBE" w:rsidRPr="1E46AA6C">
        <w:rPr>
          <w:rFonts w:ascii="Times New Roman" w:eastAsia="Times New Roman" w:hAnsi="Times New Roman" w:cs="Times New Roman"/>
          <w:sz w:val="24"/>
          <w:szCs w:val="24"/>
        </w:rPr>
        <w:t xml:space="preserve"> 2069 and </w:t>
      </w:r>
      <w:r w:rsidR="00170586" w:rsidRPr="1E46AA6C">
        <w:rPr>
          <w:rFonts w:ascii="Times New Roman" w:eastAsia="Times New Roman" w:hAnsi="Times New Roman" w:cs="Times New Roman"/>
          <w:sz w:val="24"/>
          <w:szCs w:val="24"/>
        </w:rPr>
        <w:t>PS5</w:t>
      </w:r>
      <w:r w:rsidR="00267E1B" w:rsidRPr="1E46AA6C">
        <w:rPr>
          <w:rFonts w:ascii="Times New Roman" w:eastAsia="Times New Roman" w:hAnsi="Times New Roman" w:cs="Times New Roman"/>
          <w:sz w:val="24"/>
          <w:szCs w:val="24"/>
        </w:rPr>
        <w:t xml:space="preserve"> Ultra HD Blu-ray disc drive </w:t>
      </w:r>
      <w:r w:rsidR="005F00F7" w:rsidRPr="1E46AA6C">
        <w:rPr>
          <w:rFonts w:ascii="Times New Roman" w:eastAsia="Times New Roman" w:hAnsi="Times New Roman" w:cs="Times New Roman"/>
          <w:sz w:val="24"/>
          <w:szCs w:val="24"/>
        </w:rPr>
        <w:t xml:space="preserve">costs RM2499 which has a </w:t>
      </w:r>
      <w:r w:rsidR="00C5004A" w:rsidRPr="1E46AA6C">
        <w:rPr>
          <w:rFonts w:ascii="Times New Roman" w:eastAsia="Times New Roman" w:hAnsi="Times New Roman" w:cs="Times New Roman"/>
          <w:sz w:val="24"/>
          <w:szCs w:val="24"/>
        </w:rPr>
        <w:t>built</w:t>
      </w:r>
      <w:r w:rsidR="005F00F7" w:rsidRPr="1E46AA6C">
        <w:rPr>
          <w:rFonts w:ascii="Times New Roman" w:eastAsia="Times New Roman" w:hAnsi="Times New Roman" w:cs="Times New Roman"/>
          <w:sz w:val="24"/>
          <w:szCs w:val="24"/>
        </w:rPr>
        <w:t xml:space="preserve">-in </w:t>
      </w:r>
      <w:r w:rsidR="00C5004A" w:rsidRPr="1E46AA6C">
        <w:rPr>
          <w:rFonts w:ascii="Times New Roman" w:eastAsia="Times New Roman" w:hAnsi="Times New Roman" w:cs="Times New Roman"/>
          <w:sz w:val="24"/>
          <w:szCs w:val="24"/>
        </w:rPr>
        <w:t>Blu-ray disc drive</w:t>
      </w:r>
      <w:r w:rsidR="00552193" w:rsidRPr="1E46AA6C">
        <w:rPr>
          <w:rFonts w:ascii="Times New Roman" w:eastAsia="Times New Roman" w:hAnsi="Times New Roman" w:cs="Times New Roman"/>
          <w:sz w:val="24"/>
          <w:szCs w:val="24"/>
        </w:rPr>
        <w:t xml:space="preserve">. </w:t>
      </w:r>
      <w:r w:rsidR="000252DB" w:rsidRPr="1E46AA6C">
        <w:rPr>
          <w:rFonts w:ascii="Times New Roman" w:eastAsia="Times New Roman" w:hAnsi="Times New Roman" w:cs="Times New Roman"/>
          <w:sz w:val="24"/>
          <w:szCs w:val="24"/>
        </w:rPr>
        <w:t xml:space="preserve">During 2020, They sold </w:t>
      </w:r>
      <w:r w:rsidR="00612F3D" w:rsidRPr="1E46AA6C">
        <w:rPr>
          <w:rFonts w:ascii="Times New Roman" w:eastAsia="Times New Roman" w:hAnsi="Times New Roman" w:cs="Times New Roman"/>
          <w:sz w:val="24"/>
          <w:szCs w:val="24"/>
        </w:rPr>
        <w:t>7.8 million units</w:t>
      </w:r>
      <w:r w:rsidR="00511D9B" w:rsidRPr="1E46AA6C">
        <w:rPr>
          <w:rFonts w:ascii="Times New Roman" w:eastAsia="Times New Roman" w:hAnsi="Times New Roman" w:cs="Times New Roman"/>
          <w:sz w:val="24"/>
          <w:szCs w:val="24"/>
        </w:rPr>
        <w:t xml:space="preserve">, </w:t>
      </w:r>
      <w:r w:rsidR="00A1406B" w:rsidRPr="1E46AA6C">
        <w:rPr>
          <w:rFonts w:ascii="Times New Roman" w:eastAsia="Times New Roman" w:hAnsi="Times New Roman" w:cs="Times New Roman"/>
          <w:sz w:val="24"/>
          <w:szCs w:val="24"/>
        </w:rPr>
        <w:t xml:space="preserve">11.5 million units in 2021, </w:t>
      </w:r>
      <w:r w:rsidR="007612B1" w:rsidRPr="1E46AA6C">
        <w:rPr>
          <w:rFonts w:ascii="Times New Roman" w:eastAsia="Times New Roman" w:hAnsi="Times New Roman" w:cs="Times New Roman"/>
          <w:sz w:val="24"/>
          <w:szCs w:val="24"/>
        </w:rPr>
        <w:t>19</w:t>
      </w:r>
      <w:r w:rsidR="0081307E" w:rsidRPr="1E46AA6C">
        <w:rPr>
          <w:rFonts w:ascii="Times New Roman" w:eastAsia="Times New Roman" w:hAnsi="Times New Roman" w:cs="Times New Roman"/>
          <w:sz w:val="24"/>
          <w:szCs w:val="24"/>
        </w:rPr>
        <w:t>.1 million units in 2022</w:t>
      </w:r>
      <w:r w:rsidR="00976AED" w:rsidRPr="1E46AA6C">
        <w:rPr>
          <w:rFonts w:ascii="Times New Roman" w:eastAsia="Times New Roman" w:hAnsi="Times New Roman" w:cs="Times New Roman"/>
          <w:sz w:val="24"/>
          <w:szCs w:val="24"/>
        </w:rPr>
        <w:t>.</w:t>
      </w:r>
      <w:r w:rsidR="00A365AD" w:rsidRPr="1E46AA6C">
        <w:rPr>
          <w:rFonts w:ascii="Times New Roman" w:eastAsia="Times New Roman" w:hAnsi="Times New Roman" w:cs="Times New Roman"/>
          <w:sz w:val="24"/>
          <w:szCs w:val="24"/>
        </w:rPr>
        <w:t xml:space="preserve"> </w:t>
      </w:r>
      <w:r w:rsidR="00080851" w:rsidRPr="1E46AA6C">
        <w:rPr>
          <w:rFonts w:ascii="Times New Roman" w:eastAsia="Times New Roman" w:hAnsi="Times New Roman" w:cs="Times New Roman"/>
          <w:sz w:val="24"/>
          <w:szCs w:val="24"/>
        </w:rPr>
        <w:t xml:space="preserve">Excluding the sales in 2023, they have sold a total of </w:t>
      </w:r>
      <w:r w:rsidR="00366747" w:rsidRPr="1E46AA6C">
        <w:rPr>
          <w:rFonts w:ascii="Times New Roman" w:eastAsia="Times New Roman" w:hAnsi="Times New Roman" w:cs="Times New Roman"/>
          <w:sz w:val="24"/>
          <w:szCs w:val="24"/>
        </w:rPr>
        <w:t>38.4 million units</w:t>
      </w:r>
      <w:r w:rsidR="00075073" w:rsidRPr="1E46AA6C">
        <w:rPr>
          <w:rFonts w:ascii="Times New Roman" w:eastAsia="Times New Roman" w:hAnsi="Times New Roman" w:cs="Times New Roman"/>
          <w:sz w:val="24"/>
          <w:szCs w:val="24"/>
        </w:rPr>
        <w:t xml:space="preserve"> of PlayStation 5.</w:t>
      </w:r>
      <w:r w:rsidR="00861B7F" w:rsidRPr="1E46AA6C">
        <w:rPr>
          <w:rFonts w:ascii="Times New Roman" w:eastAsia="Times New Roman" w:hAnsi="Times New Roman" w:cs="Times New Roman"/>
          <w:sz w:val="24"/>
          <w:szCs w:val="24"/>
        </w:rPr>
        <w:t xml:space="preserve"> The total sales</w:t>
      </w:r>
      <w:r w:rsidR="00E4601B" w:rsidRPr="1E46AA6C">
        <w:rPr>
          <w:rFonts w:ascii="Times New Roman" w:eastAsia="Times New Roman" w:hAnsi="Times New Roman" w:cs="Times New Roman"/>
          <w:sz w:val="24"/>
          <w:szCs w:val="24"/>
        </w:rPr>
        <w:t xml:space="preserve"> of PlayStation 2 </w:t>
      </w:r>
      <w:r w:rsidR="00740ECC" w:rsidRPr="1E46AA6C">
        <w:rPr>
          <w:rFonts w:ascii="Times New Roman" w:eastAsia="Times New Roman" w:hAnsi="Times New Roman" w:cs="Times New Roman"/>
          <w:sz w:val="24"/>
          <w:szCs w:val="24"/>
        </w:rPr>
        <w:t xml:space="preserve">still won by a huge margin </w:t>
      </w:r>
      <w:r w:rsidR="00B63768" w:rsidRPr="1E46AA6C">
        <w:rPr>
          <w:rFonts w:ascii="Times New Roman" w:eastAsia="Times New Roman" w:hAnsi="Times New Roman" w:cs="Times New Roman"/>
          <w:sz w:val="24"/>
          <w:szCs w:val="24"/>
        </w:rPr>
        <w:t>totaling</w:t>
      </w:r>
      <w:r w:rsidR="00740ECC" w:rsidRPr="1E46AA6C">
        <w:rPr>
          <w:rFonts w:ascii="Times New Roman" w:eastAsia="Times New Roman" w:hAnsi="Times New Roman" w:cs="Times New Roman"/>
          <w:sz w:val="24"/>
          <w:szCs w:val="24"/>
        </w:rPr>
        <w:t xml:space="preserve"> </w:t>
      </w:r>
      <w:r w:rsidR="00DB45FE" w:rsidRPr="1E46AA6C">
        <w:rPr>
          <w:rFonts w:ascii="Times New Roman" w:eastAsia="Times New Roman" w:hAnsi="Times New Roman" w:cs="Times New Roman"/>
          <w:sz w:val="24"/>
          <w:szCs w:val="24"/>
        </w:rPr>
        <w:t xml:space="preserve">155 million units </w:t>
      </w:r>
      <w:r w:rsidR="00910F0F" w:rsidRPr="1E46AA6C">
        <w:rPr>
          <w:rFonts w:ascii="Times New Roman" w:eastAsia="Times New Roman" w:hAnsi="Times New Roman" w:cs="Times New Roman"/>
          <w:sz w:val="24"/>
          <w:szCs w:val="24"/>
        </w:rPr>
        <w:t xml:space="preserve">sold </w:t>
      </w:r>
      <w:r w:rsidR="001C7F48" w:rsidRPr="1E46AA6C">
        <w:rPr>
          <w:rFonts w:ascii="Times New Roman" w:eastAsia="Times New Roman" w:hAnsi="Times New Roman" w:cs="Times New Roman"/>
          <w:sz w:val="24"/>
          <w:szCs w:val="24"/>
        </w:rPr>
        <w:t>making it the best-selling console of all time</w:t>
      </w:r>
      <w:r w:rsidR="00910F0F" w:rsidRPr="1E46AA6C">
        <w:rPr>
          <w:rFonts w:ascii="Times New Roman" w:eastAsia="Times New Roman" w:hAnsi="Times New Roman" w:cs="Times New Roman"/>
          <w:sz w:val="24"/>
          <w:szCs w:val="24"/>
        </w:rPr>
        <w:t>. This</w:t>
      </w:r>
      <w:r w:rsidR="00A365AD" w:rsidRPr="1E46AA6C">
        <w:rPr>
          <w:rFonts w:ascii="Times New Roman" w:eastAsia="Times New Roman" w:hAnsi="Times New Roman" w:cs="Times New Roman"/>
          <w:sz w:val="24"/>
          <w:szCs w:val="24"/>
        </w:rPr>
        <w:t xml:space="preserve"> year, Sony plans to release </w:t>
      </w:r>
      <w:r w:rsidR="006A7CE8" w:rsidRPr="1E46AA6C">
        <w:rPr>
          <w:rFonts w:ascii="Times New Roman" w:eastAsia="Times New Roman" w:hAnsi="Times New Roman" w:cs="Times New Roman"/>
          <w:sz w:val="24"/>
          <w:szCs w:val="24"/>
        </w:rPr>
        <w:t xml:space="preserve">PlayStation 5 Slim but it is </w:t>
      </w:r>
      <w:r w:rsidR="001C105D" w:rsidRPr="1E46AA6C">
        <w:rPr>
          <w:rFonts w:ascii="Times New Roman" w:eastAsia="Times New Roman" w:hAnsi="Times New Roman" w:cs="Times New Roman"/>
          <w:sz w:val="24"/>
          <w:szCs w:val="24"/>
        </w:rPr>
        <w:t>yet to be announced</w:t>
      </w:r>
      <w:r w:rsidR="00A11F52" w:rsidRPr="1E46AA6C">
        <w:rPr>
          <w:rFonts w:ascii="Times New Roman" w:eastAsia="Times New Roman" w:hAnsi="Times New Roman" w:cs="Times New Roman"/>
          <w:sz w:val="24"/>
          <w:szCs w:val="24"/>
        </w:rPr>
        <w:t xml:space="preserve">. </w:t>
      </w:r>
      <w:r w:rsidR="00605141" w:rsidRPr="1E46AA6C">
        <w:rPr>
          <w:rStyle w:val="Heading1Char"/>
          <w:rFonts w:ascii="Times New Roman" w:eastAsia="Times New Roman" w:hAnsi="Times New Roman" w:cs="Times New Roman"/>
          <w:sz w:val="24"/>
          <w:szCs w:val="24"/>
        </w:rPr>
        <w:t xml:space="preserve">  </w:t>
      </w:r>
    </w:p>
    <w:p w14:paraId="51FC1BD2" w14:textId="57940EB5" w:rsidR="00605141" w:rsidRDefault="00605141" w:rsidP="1E46AA6C">
      <w:pPr>
        <w:pStyle w:val="Heading1"/>
        <w:spacing w:line="360" w:lineRule="auto"/>
        <w:rPr>
          <w:rStyle w:val="Heading1Char"/>
          <w:sz w:val="24"/>
          <w:szCs w:val="24"/>
        </w:rPr>
      </w:pPr>
      <w:bookmarkStart w:id="8" w:name="_Toc153706346"/>
      <w:r>
        <w:rPr>
          <w:rStyle w:val="Heading1Char"/>
          <w:sz w:val="24"/>
          <w:szCs w:val="24"/>
        </w:rPr>
        <w:t>3.1 Features of PlayStation 5</w:t>
      </w:r>
      <w:bookmarkEnd w:id="8"/>
    </w:p>
    <w:p w14:paraId="04819942" w14:textId="50D38116" w:rsidR="00FE187E" w:rsidRDefault="00E045CC"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The PlayStation 5 is packed fully with cutting-edge technology and new innovative features to deliver the next level of gaming to its users. </w:t>
      </w:r>
      <w:r w:rsidR="006B57B0" w:rsidRPr="1E46AA6C">
        <w:rPr>
          <w:rFonts w:ascii="Times New Roman" w:eastAsia="Times New Roman" w:hAnsi="Times New Roman" w:cs="Times New Roman"/>
          <w:sz w:val="24"/>
          <w:szCs w:val="24"/>
        </w:rPr>
        <w:t>One of the features of PlayStation 5 is the backwards compatibilit</w:t>
      </w:r>
      <w:r w:rsidR="00996018" w:rsidRPr="1E46AA6C">
        <w:rPr>
          <w:rFonts w:ascii="Times New Roman" w:eastAsia="Times New Roman" w:hAnsi="Times New Roman" w:cs="Times New Roman"/>
          <w:sz w:val="24"/>
          <w:szCs w:val="24"/>
        </w:rPr>
        <w:t xml:space="preserve">y </w:t>
      </w:r>
      <w:r w:rsidR="00BF5405" w:rsidRPr="1E46AA6C">
        <w:rPr>
          <w:rFonts w:ascii="Times New Roman" w:eastAsia="Times New Roman" w:hAnsi="Times New Roman" w:cs="Times New Roman"/>
          <w:sz w:val="24"/>
          <w:szCs w:val="24"/>
        </w:rPr>
        <w:t>with PlayStation 4 games</w:t>
      </w:r>
      <w:r w:rsidR="00605141" w:rsidRPr="1E46AA6C">
        <w:rPr>
          <w:rFonts w:ascii="Times New Roman" w:eastAsia="Times New Roman" w:hAnsi="Times New Roman" w:cs="Times New Roman"/>
          <w:sz w:val="24"/>
          <w:szCs w:val="24"/>
        </w:rPr>
        <w:t xml:space="preserve">. </w:t>
      </w:r>
      <w:r w:rsidR="00D13DCB" w:rsidRPr="1E46AA6C">
        <w:rPr>
          <w:rFonts w:ascii="Times New Roman" w:eastAsia="Times New Roman" w:hAnsi="Times New Roman" w:cs="Times New Roman"/>
          <w:sz w:val="24"/>
          <w:szCs w:val="24"/>
        </w:rPr>
        <w:t xml:space="preserve">Customers can save or buy other games instead of buying the </w:t>
      </w:r>
      <w:r w:rsidR="00A643A7" w:rsidRPr="1E46AA6C">
        <w:rPr>
          <w:rFonts w:ascii="Times New Roman" w:eastAsia="Times New Roman" w:hAnsi="Times New Roman" w:cs="Times New Roman"/>
          <w:sz w:val="24"/>
          <w:szCs w:val="24"/>
        </w:rPr>
        <w:t>PlayStation 5 version of the same game copy.</w:t>
      </w:r>
      <w:r w:rsidR="00B954E1" w:rsidRPr="1E46AA6C">
        <w:rPr>
          <w:rFonts w:ascii="Times New Roman" w:eastAsia="Times New Roman" w:hAnsi="Times New Roman" w:cs="Times New Roman"/>
          <w:sz w:val="24"/>
          <w:szCs w:val="24"/>
        </w:rPr>
        <w:t xml:space="preserve"> They can also download the game from </w:t>
      </w:r>
      <w:r w:rsidR="00B56725" w:rsidRPr="1E46AA6C">
        <w:rPr>
          <w:rFonts w:ascii="Times New Roman" w:eastAsia="Times New Roman" w:hAnsi="Times New Roman" w:cs="Times New Roman"/>
          <w:sz w:val="24"/>
          <w:szCs w:val="24"/>
        </w:rPr>
        <w:t xml:space="preserve">PlayStation Store if users bought </w:t>
      </w:r>
      <w:r w:rsidR="0044519F" w:rsidRPr="1E46AA6C">
        <w:rPr>
          <w:rFonts w:ascii="Times New Roman" w:eastAsia="Times New Roman" w:hAnsi="Times New Roman" w:cs="Times New Roman"/>
          <w:sz w:val="24"/>
          <w:szCs w:val="24"/>
        </w:rPr>
        <w:t>the digital copy instead of disc copy of it.</w:t>
      </w:r>
      <w:r w:rsidR="0004321F" w:rsidRPr="1E46AA6C">
        <w:rPr>
          <w:rFonts w:ascii="Times New Roman" w:eastAsia="Times New Roman" w:hAnsi="Times New Roman" w:cs="Times New Roman"/>
          <w:sz w:val="24"/>
          <w:szCs w:val="24"/>
        </w:rPr>
        <w:t xml:space="preserve"> The UI of PlayStation </w:t>
      </w:r>
      <w:r w:rsidR="00D27145" w:rsidRPr="1E46AA6C">
        <w:rPr>
          <w:rFonts w:ascii="Times New Roman" w:eastAsia="Times New Roman" w:hAnsi="Times New Roman" w:cs="Times New Roman"/>
          <w:sz w:val="24"/>
          <w:szCs w:val="24"/>
        </w:rPr>
        <w:t xml:space="preserve">5 is optimized for easy navigation and </w:t>
      </w:r>
      <w:r w:rsidR="00190A5F" w:rsidRPr="1E46AA6C">
        <w:rPr>
          <w:rFonts w:ascii="Times New Roman" w:eastAsia="Times New Roman" w:hAnsi="Times New Roman" w:cs="Times New Roman"/>
          <w:sz w:val="24"/>
          <w:szCs w:val="24"/>
        </w:rPr>
        <w:t xml:space="preserve">designed for </w:t>
      </w:r>
      <w:r w:rsidR="00721D9A" w:rsidRPr="1E46AA6C">
        <w:rPr>
          <w:rFonts w:ascii="Times New Roman" w:eastAsia="Times New Roman" w:hAnsi="Times New Roman" w:cs="Times New Roman"/>
          <w:sz w:val="24"/>
          <w:szCs w:val="24"/>
        </w:rPr>
        <w:t>better aesthetics as well.</w:t>
      </w:r>
      <w:r w:rsidR="00D7776B" w:rsidRPr="1E46AA6C">
        <w:rPr>
          <w:rFonts w:ascii="Times New Roman" w:eastAsia="Times New Roman" w:hAnsi="Times New Roman" w:cs="Times New Roman"/>
          <w:sz w:val="24"/>
          <w:szCs w:val="24"/>
        </w:rPr>
        <w:t xml:space="preserve"> The redesigned UI offers a seamless and intuitive experience with features like </w:t>
      </w:r>
      <w:r w:rsidR="002223B6" w:rsidRPr="1E46AA6C">
        <w:rPr>
          <w:rFonts w:ascii="Times New Roman" w:eastAsia="Times New Roman" w:hAnsi="Times New Roman" w:cs="Times New Roman"/>
          <w:sz w:val="24"/>
          <w:szCs w:val="24"/>
        </w:rPr>
        <w:t>Control Center to</w:t>
      </w:r>
      <w:r w:rsidR="00D7776B" w:rsidRPr="1E46AA6C">
        <w:rPr>
          <w:rFonts w:ascii="Times New Roman" w:eastAsia="Times New Roman" w:hAnsi="Times New Roman" w:cs="Times New Roman"/>
          <w:sz w:val="24"/>
          <w:szCs w:val="24"/>
        </w:rPr>
        <w:t xml:space="preserve"> provide quick access to key functions, and the Activities feature enables players to jump into specific game levels or challenges directly from the menu.</w:t>
      </w:r>
      <w:r w:rsidR="00D96869" w:rsidRPr="1E46AA6C">
        <w:rPr>
          <w:rFonts w:ascii="Times New Roman" w:eastAsia="Times New Roman" w:hAnsi="Times New Roman" w:cs="Times New Roman"/>
          <w:sz w:val="24"/>
          <w:szCs w:val="24"/>
        </w:rPr>
        <w:t xml:space="preserve"> PlayStation 5 users can also cross</w:t>
      </w:r>
      <w:r w:rsidR="005B142B" w:rsidRPr="1E46AA6C">
        <w:rPr>
          <w:rFonts w:ascii="Times New Roman" w:eastAsia="Times New Roman" w:hAnsi="Times New Roman" w:cs="Times New Roman"/>
          <w:sz w:val="24"/>
          <w:szCs w:val="24"/>
        </w:rPr>
        <w:t xml:space="preserve">-generation chat and multiplayer with previous PlayStation 4 </w:t>
      </w:r>
      <w:r w:rsidR="00861EFA" w:rsidRPr="1E46AA6C">
        <w:rPr>
          <w:rFonts w:ascii="Times New Roman" w:eastAsia="Times New Roman" w:hAnsi="Times New Roman" w:cs="Times New Roman"/>
          <w:sz w:val="24"/>
          <w:szCs w:val="24"/>
        </w:rPr>
        <w:t>users</w:t>
      </w:r>
      <w:r w:rsidR="00064981" w:rsidRPr="1E46AA6C">
        <w:rPr>
          <w:rFonts w:ascii="Times New Roman" w:eastAsia="Times New Roman" w:hAnsi="Times New Roman" w:cs="Times New Roman"/>
          <w:sz w:val="24"/>
          <w:szCs w:val="24"/>
        </w:rPr>
        <w:t xml:space="preserve"> as well.</w:t>
      </w:r>
      <w:r w:rsidR="00023650" w:rsidRPr="1E46AA6C">
        <w:rPr>
          <w:rFonts w:ascii="Times New Roman" w:eastAsia="Times New Roman" w:hAnsi="Times New Roman" w:cs="Times New Roman"/>
          <w:sz w:val="24"/>
          <w:szCs w:val="24"/>
        </w:rPr>
        <w:t xml:space="preserve"> </w:t>
      </w:r>
      <w:r w:rsidR="00480C5A" w:rsidRPr="1E46AA6C">
        <w:rPr>
          <w:rFonts w:ascii="Times New Roman" w:eastAsia="Times New Roman" w:hAnsi="Times New Roman" w:cs="Times New Roman"/>
          <w:sz w:val="24"/>
          <w:szCs w:val="24"/>
        </w:rPr>
        <w:t xml:space="preserve">New </w:t>
      </w:r>
      <w:r w:rsidR="00062DE2" w:rsidRPr="1E46AA6C">
        <w:rPr>
          <w:rFonts w:ascii="Times New Roman" w:eastAsia="Times New Roman" w:hAnsi="Times New Roman" w:cs="Times New Roman"/>
          <w:sz w:val="24"/>
          <w:szCs w:val="24"/>
        </w:rPr>
        <w:t xml:space="preserve">hardware </w:t>
      </w:r>
      <w:r w:rsidR="00480C5A" w:rsidRPr="1E46AA6C">
        <w:rPr>
          <w:rFonts w:ascii="Times New Roman" w:eastAsia="Times New Roman" w:hAnsi="Times New Roman" w:cs="Times New Roman"/>
          <w:sz w:val="24"/>
          <w:szCs w:val="24"/>
        </w:rPr>
        <w:t xml:space="preserve">technologies are implemented </w:t>
      </w:r>
      <w:r w:rsidR="00E21191" w:rsidRPr="1E46AA6C">
        <w:rPr>
          <w:rFonts w:ascii="Times New Roman" w:eastAsia="Times New Roman" w:hAnsi="Times New Roman" w:cs="Times New Roman"/>
          <w:sz w:val="24"/>
          <w:szCs w:val="24"/>
        </w:rPr>
        <w:t xml:space="preserve">in the PlayStation </w:t>
      </w:r>
      <w:r w:rsidR="007416DC" w:rsidRPr="1E46AA6C">
        <w:rPr>
          <w:rFonts w:ascii="Times New Roman" w:eastAsia="Times New Roman" w:hAnsi="Times New Roman" w:cs="Times New Roman"/>
          <w:sz w:val="24"/>
          <w:szCs w:val="24"/>
        </w:rPr>
        <w:t>5, such</w:t>
      </w:r>
      <w:r w:rsidR="00C81691" w:rsidRPr="1E46AA6C">
        <w:rPr>
          <w:rFonts w:ascii="Times New Roman" w:eastAsia="Times New Roman" w:hAnsi="Times New Roman" w:cs="Times New Roman"/>
          <w:sz w:val="24"/>
          <w:szCs w:val="24"/>
        </w:rPr>
        <w:t xml:space="preserve"> as </w:t>
      </w:r>
      <w:r w:rsidR="00E21191" w:rsidRPr="1E46AA6C">
        <w:rPr>
          <w:rFonts w:ascii="Times New Roman" w:eastAsia="Times New Roman" w:hAnsi="Times New Roman" w:cs="Times New Roman"/>
          <w:sz w:val="24"/>
          <w:szCs w:val="24"/>
        </w:rPr>
        <w:t xml:space="preserve">better </w:t>
      </w:r>
      <w:r w:rsidR="00D6065E" w:rsidRPr="1E46AA6C">
        <w:rPr>
          <w:rFonts w:ascii="Times New Roman" w:eastAsia="Times New Roman" w:hAnsi="Times New Roman" w:cs="Times New Roman"/>
          <w:sz w:val="24"/>
          <w:szCs w:val="24"/>
        </w:rPr>
        <w:t>graphics card (GPU)</w:t>
      </w:r>
      <w:r w:rsidR="00E21191" w:rsidRPr="1E46AA6C">
        <w:rPr>
          <w:rFonts w:ascii="Times New Roman" w:eastAsia="Times New Roman" w:hAnsi="Times New Roman" w:cs="Times New Roman"/>
          <w:sz w:val="24"/>
          <w:szCs w:val="24"/>
        </w:rPr>
        <w:t xml:space="preserve"> to support ray tracing</w:t>
      </w:r>
      <w:r w:rsidR="002F71D0" w:rsidRPr="1E46AA6C">
        <w:rPr>
          <w:rFonts w:ascii="Times New Roman" w:eastAsia="Times New Roman" w:hAnsi="Times New Roman" w:cs="Times New Roman"/>
          <w:sz w:val="24"/>
          <w:szCs w:val="24"/>
        </w:rPr>
        <w:t xml:space="preserve"> which brings </w:t>
      </w:r>
      <w:r w:rsidR="007D74DD" w:rsidRPr="1E46AA6C">
        <w:rPr>
          <w:rFonts w:ascii="Times New Roman" w:eastAsia="Times New Roman" w:hAnsi="Times New Roman" w:cs="Times New Roman"/>
          <w:sz w:val="24"/>
          <w:szCs w:val="24"/>
        </w:rPr>
        <w:t xml:space="preserve">new levels of realism with natural shadows and reflections </w:t>
      </w:r>
      <w:r w:rsidR="00CC3AF4" w:rsidRPr="1E46AA6C">
        <w:rPr>
          <w:rFonts w:ascii="Times New Roman" w:eastAsia="Times New Roman" w:hAnsi="Times New Roman" w:cs="Times New Roman"/>
          <w:sz w:val="24"/>
          <w:szCs w:val="24"/>
        </w:rPr>
        <w:t>in games</w:t>
      </w:r>
      <w:r w:rsidR="00B60B73" w:rsidRPr="1E46AA6C">
        <w:rPr>
          <w:rFonts w:ascii="Times New Roman" w:eastAsia="Times New Roman" w:hAnsi="Times New Roman" w:cs="Times New Roman"/>
          <w:sz w:val="24"/>
          <w:szCs w:val="24"/>
        </w:rPr>
        <w:t xml:space="preserve">. PlayStation 5 also </w:t>
      </w:r>
      <w:r w:rsidR="00B60B73" w:rsidRPr="1E46AA6C">
        <w:rPr>
          <w:rFonts w:ascii="Times New Roman" w:eastAsia="Times New Roman" w:hAnsi="Times New Roman" w:cs="Times New Roman"/>
          <w:sz w:val="24"/>
          <w:szCs w:val="24"/>
        </w:rPr>
        <w:lastRenderedPageBreak/>
        <w:t xml:space="preserve">supports </w:t>
      </w:r>
      <w:r w:rsidR="00DF52B2" w:rsidRPr="1E46AA6C">
        <w:rPr>
          <w:rFonts w:ascii="Times New Roman" w:eastAsia="Times New Roman" w:hAnsi="Times New Roman" w:cs="Times New Roman"/>
          <w:sz w:val="24"/>
          <w:szCs w:val="24"/>
        </w:rPr>
        <w:t xml:space="preserve">120hz output on 4k displays </w:t>
      </w:r>
      <w:r w:rsidR="00BA0B15" w:rsidRPr="1E46AA6C">
        <w:rPr>
          <w:rFonts w:ascii="Times New Roman" w:eastAsia="Times New Roman" w:hAnsi="Times New Roman" w:cs="Times New Roman"/>
          <w:sz w:val="24"/>
          <w:szCs w:val="24"/>
        </w:rPr>
        <w:t xml:space="preserve">which </w:t>
      </w:r>
      <w:r w:rsidR="00B30B75" w:rsidRPr="1E46AA6C">
        <w:rPr>
          <w:rFonts w:ascii="Times New Roman" w:eastAsia="Times New Roman" w:hAnsi="Times New Roman" w:cs="Times New Roman"/>
          <w:sz w:val="24"/>
          <w:szCs w:val="24"/>
        </w:rPr>
        <w:t>brings</w:t>
      </w:r>
      <w:r w:rsidR="00C923B2" w:rsidRPr="1E46AA6C">
        <w:rPr>
          <w:rFonts w:ascii="Times New Roman" w:eastAsia="Times New Roman" w:hAnsi="Times New Roman" w:cs="Times New Roman"/>
          <w:sz w:val="24"/>
          <w:szCs w:val="24"/>
        </w:rPr>
        <w:t xml:space="preserve"> crispy and </w:t>
      </w:r>
      <w:r w:rsidR="00AB0A88" w:rsidRPr="1E46AA6C">
        <w:rPr>
          <w:rFonts w:ascii="Times New Roman" w:eastAsia="Times New Roman" w:hAnsi="Times New Roman" w:cs="Times New Roman"/>
          <w:sz w:val="24"/>
          <w:szCs w:val="24"/>
        </w:rPr>
        <w:t>detailed visuals</w:t>
      </w:r>
      <w:r w:rsidR="00B30B75" w:rsidRPr="1E46AA6C">
        <w:rPr>
          <w:rFonts w:ascii="Times New Roman" w:eastAsia="Times New Roman" w:hAnsi="Times New Roman" w:cs="Times New Roman"/>
          <w:sz w:val="24"/>
          <w:szCs w:val="24"/>
        </w:rPr>
        <w:t xml:space="preserve"> and </w:t>
      </w:r>
      <w:r w:rsidR="00AB0A88" w:rsidRPr="1E46AA6C">
        <w:rPr>
          <w:rFonts w:ascii="Times New Roman" w:eastAsia="Times New Roman" w:hAnsi="Times New Roman" w:cs="Times New Roman"/>
          <w:sz w:val="24"/>
          <w:szCs w:val="24"/>
        </w:rPr>
        <w:t xml:space="preserve">smooth </w:t>
      </w:r>
      <w:r w:rsidR="00B30B75" w:rsidRPr="1E46AA6C">
        <w:rPr>
          <w:rFonts w:ascii="Times New Roman" w:eastAsia="Times New Roman" w:hAnsi="Times New Roman" w:cs="Times New Roman"/>
          <w:sz w:val="24"/>
          <w:szCs w:val="24"/>
        </w:rPr>
        <w:t>fluid motion.</w:t>
      </w:r>
      <w:r w:rsidR="00F25F9F" w:rsidRPr="1E46AA6C">
        <w:rPr>
          <w:rFonts w:ascii="Times New Roman" w:eastAsia="Times New Roman" w:hAnsi="Times New Roman" w:cs="Times New Roman"/>
          <w:sz w:val="24"/>
          <w:szCs w:val="24"/>
        </w:rPr>
        <w:t xml:space="preserve"> It is also equipped with </w:t>
      </w:r>
      <w:r w:rsidR="001E7642" w:rsidRPr="1E46AA6C">
        <w:rPr>
          <w:rFonts w:ascii="Times New Roman" w:eastAsia="Times New Roman" w:hAnsi="Times New Roman" w:cs="Times New Roman"/>
          <w:sz w:val="24"/>
          <w:szCs w:val="24"/>
        </w:rPr>
        <w:t xml:space="preserve">Solid State Drive (SSD) which </w:t>
      </w:r>
      <w:r w:rsidR="003773BB" w:rsidRPr="1E46AA6C">
        <w:rPr>
          <w:rFonts w:ascii="Times New Roman" w:eastAsia="Times New Roman" w:hAnsi="Times New Roman" w:cs="Times New Roman"/>
          <w:sz w:val="24"/>
          <w:szCs w:val="24"/>
        </w:rPr>
        <w:t>improves loading times</w:t>
      </w:r>
      <w:r w:rsidR="005727C0" w:rsidRPr="1E46AA6C">
        <w:rPr>
          <w:rFonts w:ascii="Times New Roman" w:eastAsia="Times New Roman" w:hAnsi="Times New Roman" w:cs="Times New Roman"/>
          <w:sz w:val="24"/>
          <w:szCs w:val="24"/>
        </w:rPr>
        <w:t xml:space="preserve"> which users can seamlessly navigate through the game with minimal waiting times which provides smoother and immersive experience for its user.</w:t>
      </w:r>
    </w:p>
    <w:p w14:paraId="2E1C712A" w14:textId="00EE0902" w:rsidR="00FE187E" w:rsidRDefault="00FE187E" w:rsidP="1E46AA6C">
      <w:pPr>
        <w:pStyle w:val="Heading1"/>
        <w:spacing w:line="360" w:lineRule="auto"/>
        <w:rPr>
          <w:sz w:val="24"/>
          <w:szCs w:val="24"/>
        </w:rPr>
      </w:pPr>
      <w:bookmarkStart w:id="9" w:name="_Toc153706347"/>
      <w:r w:rsidRPr="00FE187E">
        <w:rPr>
          <w:sz w:val="24"/>
          <w:szCs w:val="24"/>
        </w:rPr>
        <w:t>3.2</w:t>
      </w:r>
      <w:r>
        <w:rPr>
          <w:sz w:val="24"/>
          <w:szCs w:val="24"/>
        </w:rPr>
        <w:t xml:space="preserve"> Accessories of PlayStation 5</w:t>
      </w:r>
      <w:bookmarkEnd w:id="9"/>
    </w:p>
    <w:p w14:paraId="5C894C09" w14:textId="4C27049B" w:rsidR="00FE187E" w:rsidRDefault="2D81B7D3"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Besides</w:t>
      </w:r>
      <w:r w:rsidR="00FE187E" w:rsidRPr="1E46AA6C">
        <w:rPr>
          <w:rFonts w:ascii="Times New Roman" w:eastAsia="Times New Roman" w:hAnsi="Times New Roman" w:cs="Times New Roman"/>
          <w:sz w:val="24"/>
          <w:szCs w:val="24"/>
        </w:rPr>
        <w:t xml:space="preserve"> having the console</w:t>
      </w:r>
      <w:r w:rsidR="55DCF383" w:rsidRPr="1E46AA6C">
        <w:rPr>
          <w:rFonts w:ascii="Times New Roman" w:eastAsia="Times New Roman" w:hAnsi="Times New Roman" w:cs="Times New Roman"/>
          <w:sz w:val="24"/>
          <w:szCs w:val="24"/>
        </w:rPr>
        <w:t>,</w:t>
      </w:r>
      <w:r w:rsidR="00FE187E" w:rsidRPr="1E46AA6C">
        <w:rPr>
          <w:rFonts w:ascii="Times New Roman" w:eastAsia="Times New Roman" w:hAnsi="Times New Roman" w:cs="Times New Roman"/>
          <w:sz w:val="24"/>
          <w:szCs w:val="24"/>
        </w:rPr>
        <w:t xml:space="preserve"> itself upon purchasing,</w:t>
      </w:r>
      <w:r w:rsidR="00CA06F2" w:rsidRPr="1E46AA6C">
        <w:rPr>
          <w:rFonts w:ascii="Times New Roman" w:eastAsia="Times New Roman" w:hAnsi="Times New Roman" w:cs="Times New Roman"/>
          <w:sz w:val="24"/>
          <w:szCs w:val="24"/>
        </w:rPr>
        <w:t xml:space="preserve"> the box </w:t>
      </w:r>
      <w:r w:rsidR="41520AA5" w:rsidRPr="1E46AA6C">
        <w:rPr>
          <w:rFonts w:ascii="Times New Roman" w:eastAsia="Times New Roman" w:hAnsi="Times New Roman" w:cs="Times New Roman"/>
          <w:sz w:val="24"/>
          <w:szCs w:val="24"/>
        </w:rPr>
        <w:t>includes</w:t>
      </w:r>
      <w:r w:rsidR="00CA06F2" w:rsidRPr="1E46AA6C">
        <w:rPr>
          <w:rFonts w:ascii="Times New Roman" w:eastAsia="Times New Roman" w:hAnsi="Times New Roman" w:cs="Times New Roman"/>
          <w:sz w:val="24"/>
          <w:szCs w:val="24"/>
        </w:rPr>
        <w:t xml:space="preserve"> one DualSense Wireless Controller, HDMI Cable, Power Cord,</w:t>
      </w:r>
      <w:r w:rsidR="004656B5" w:rsidRPr="1E46AA6C">
        <w:rPr>
          <w:rFonts w:ascii="Times New Roman" w:eastAsia="Times New Roman" w:hAnsi="Times New Roman" w:cs="Times New Roman"/>
          <w:sz w:val="24"/>
          <w:szCs w:val="24"/>
        </w:rPr>
        <w:t xml:space="preserve"> USB C cable, </w:t>
      </w:r>
      <w:r w:rsidR="00675049" w:rsidRPr="1E46AA6C">
        <w:rPr>
          <w:rFonts w:ascii="Times New Roman" w:eastAsia="Times New Roman" w:hAnsi="Times New Roman" w:cs="Times New Roman"/>
          <w:sz w:val="24"/>
          <w:szCs w:val="24"/>
        </w:rPr>
        <w:t>Stand or Base of PlayStation 5</w:t>
      </w:r>
      <w:r w:rsidR="00642FE2" w:rsidRPr="1E46AA6C">
        <w:rPr>
          <w:rFonts w:ascii="Times New Roman" w:eastAsia="Times New Roman" w:hAnsi="Times New Roman" w:cs="Times New Roman"/>
          <w:sz w:val="24"/>
          <w:szCs w:val="24"/>
        </w:rPr>
        <w:t>.</w:t>
      </w:r>
      <w:r w:rsidR="006E23F4" w:rsidRPr="1E46AA6C">
        <w:rPr>
          <w:rFonts w:ascii="Times New Roman" w:eastAsia="Times New Roman" w:hAnsi="Times New Roman" w:cs="Times New Roman"/>
          <w:sz w:val="24"/>
          <w:szCs w:val="24"/>
        </w:rPr>
        <w:t xml:space="preserve"> </w:t>
      </w:r>
      <w:r w:rsidR="0013650C" w:rsidRPr="1E46AA6C">
        <w:rPr>
          <w:rFonts w:ascii="Times New Roman" w:eastAsia="Times New Roman" w:hAnsi="Times New Roman" w:cs="Times New Roman"/>
          <w:sz w:val="24"/>
          <w:szCs w:val="24"/>
        </w:rPr>
        <w:t>One of the main upgrades is on the controller</w:t>
      </w:r>
      <w:r w:rsidR="008C0FF9" w:rsidRPr="1E46AA6C">
        <w:rPr>
          <w:rFonts w:ascii="Times New Roman" w:eastAsia="Times New Roman" w:hAnsi="Times New Roman" w:cs="Times New Roman"/>
          <w:sz w:val="24"/>
          <w:szCs w:val="24"/>
        </w:rPr>
        <w:t xml:space="preserve">, which </w:t>
      </w:r>
      <w:r w:rsidR="007F0E69" w:rsidRPr="1E46AA6C">
        <w:rPr>
          <w:rFonts w:ascii="Times New Roman" w:eastAsia="Times New Roman" w:hAnsi="Times New Roman" w:cs="Times New Roman"/>
          <w:sz w:val="24"/>
          <w:szCs w:val="24"/>
        </w:rPr>
        <w:t>is equipped with adaptive triggers</w:t>
      </w:r>
      <w:r w:rsidR="00F305EE" w:rsidRPr="1E46AA6C">
        <w:rPr>
          <w:rFonts w:ascii="Times New Roman" w:eastAsia="Times New Roman" w:hAnsi="Times New Roman" w:cs="Times New Roman"/>
          <w:sz w:val="24"/>
          <w:szCs w:val="24"/>
        </w:rPr>
        <w:t xml:space="preserve"> to enable users to experience varying levels of force and tension as you interact with your in-game gear and environments</w:t>
      </w:r>
      <w:r w:rsidR="000B5AB4" w:rsidRPr="1E46AA6C">
        <w:rPr>
          <w:rFonts w:ascii="Times New Roman" w:eastAsia="Times New Roman" w:hAnsi="Times New Roman" w:cs="Times New Roman"/>
          <w:sz w:val="24"/>
          <w:szCs w:val="24"/>
        </w:rPr>
        <w:t xml:space="preserve">. The haptic feedback of </w:t>
      </w:r>
      <w:r w:rsidR="00284A26" w:rsidRPr="1E46AA6C">
        <w:rPr>
          <w:rFonts w:ascii="Times New Roman" w:eastAsia="Times New Roman" w:hAnsi="Times New Roman" w:cs="Times New Roman"/>
          <w:sz w:val="24"/>
          <w:szCs w:val="24"/>
        </w:rPr>
        <w:t xml:space="preserve">the controller provides </w:t>
      </w:r>
      <w:r w:rsidR="00C66015" w:rsidRPr="1E46AA6C">
        <w:rPr>
          <w:rFonts w:ascii="Times New Roman" w:eastAsia="Times New Roman" w:hAnsi="Times New Roman" w:cs="Times New Roman"/>
          <w:sz w:val="24"/>
          <w:szCs w:val="24"/>
        </w:rPr>
        <w:t>responsive feedback with dual actuators which replace traditional rumble motors</w:t>
      </w:r>
      <w:r w:rsidR="00A02BF1" w:rsidRPr="1E46AA6C">
        <w:rPr>
          <w:rFonts w:ascii="Times New Roman" w:eastAsia="Times New Roman" w:hAnsi="Times New Roman" w:cs="Times New Roman"/>
          <w:sz w:val="24"/>
          <w:szCs w:val="24"/>
        </w:rPr>
        <w:t xml:space="preserve"> and are able to simulate the feeling </w:t>
      </w:r>
      <w:r w:rsidR="00972FAE" w:rsidRPr="1E46AA6C">
        <w:rPr>
          <w:rFonts w:ascii="Times New Roman" w:eastAsia="Times New Roman" w:hAnsi="Times New Roman" w:cs="Times New Roman"/>
          <w:sz w:val="24"/>
          <w:szCs w:val="24"/>
        </w:rPr>
        <w:t>such as recoil of weapons.</w:t>
      </w:r>
      <w:r w:rsidR="00DF5211" w:rsidRPr="1E46AA6C">
        <w:rPr>
          <w:rFonts w:ascii="Times New Roman" w:eastAsia="Times New Roman" w:hAnsi="Times New Roman" w:cs="Times New Roman"/>
          <w:sz w:val="24"/>
          <w:szCs w:val="24"/>
        </w:rPr>
        <w:t xml:space="preserve"> </w:t>
      </w:r>
      <w:r w:rsidR="000E2081" w:rsidRPr="1E46AA6C">
        <w:rPr>
          <w:rFonts w:ascii="Times New Roman" w:eastAsia="Times New Roman" w:hAnsi="Times New Roman" w:cs="Times New Roman"/>
          <w:sz w:val="24"/>
          <w:szCs w:val="24"/>
        </w:rPr>
        <w:t>One of the</w:t>
      </w:r>
      <w:r w:rsidR="00DF5211" w:rsidRPr="1E46AA6C">
        <w:rPr>
          <w:rFonts w:ascii="Times New Roman" w:eastAsia="Times New Roman" w:hAnsi="Times New Roman" w:cs="Times New Roman"/>
          <w:sz w:val="24"/>
          <w:szCs w:val="24"/>
        </w:rPr>
        <w:t xml:space="preserve"> </w:t>
      </w:r>
      <w:r w:rsidR="2CDEA281" w:rsidRPr="1E46AA6C">
        <w:rPr>
          <w:rFonts w:ascii="Times New Roman" w:eastAsia="Times New Roman" w:hAnsi="Times New Roman" w:cs="Times New Roman"/>
          <w:sz w:val="24"/>
          <w:szCs w:val="24"/>
        </w:rPr>
        <w:t>examples</w:t>
      </w:r>
      <w:r w:rsidR="00DF5211" w:rsidRPr="1E46AA6C">
        <w:rPr>
          <w:rFonts w:ascii="Times New Roman" w:eastAsia="Times New Roman" w:hAnsi="Times New Roman" w:cs="Times New Roman"/>
          <w:sz w:val="24"/>
          <w:szCs w:val="24"/>
        </w:rPr>
        <w:t xml:space="preserve"> is drawing an arrow with a bow, while stealth/action </w:t>
      </w:r>
      <w:r w:rsidR="34739720" w:rsidRPr="1E46AA6C">
        <w:rPr>
          <w:rFonts w:ascii="Times New Roman" w:eastAsia="Times New Roman" w:hAnsi="Times New Roman" w:cs="Times New Roman"/>
          <w:sz w:val="24"/>
          <w:szCs w:val="24"/>
        </w:rPr>
        <w:t>games</w:t>
      </w:r>
      <w:r w:rsidR="00DF5211" w:rsidRPr="1E46AA6C">
        <w:rPr>
          <w:rFonts w:ascii="Times New Roman" w:eastAsia="Times New Roman" w:hAnsi="Times New Roman" w:cs="Times New Roman"/>
          <w:sz w:val="24"/>
          <w:szCs w:val="24"/>
        </w:rPr>
        <w:t xml:space="preserve"> like Deathloop </w:t>
      </w:r>
      <w:r w:rsidR="00BF6E2C">
        <w:rPr>
          <w:rFonts w:ascii="Times New Roman" w:eastAsia="Times New Roman" w:hAnsi="Times New Roman" w:cs="Times New Roman"/>
          <w:sz w:val="24"/>
          <w:szCs w:val="24"/>
        </w:rPr>
        <w:t xml:space="preserve">which the game will </w:t>
      </w:r>
      <w:r w:rsidR="00DF5211" w:rsidRPr="1E46AA6C">
        <w:rPr>
          <w:rFonts w:ascii="Times New Roman" w:eastAsia="Times New Roman" w:hAnsi="Times New Roman" w:cs="Times New Roman"/>
          <w:sz w:val="24"/>
          <w:szCs w:val="24"/>
        </w:rPr>
        <w:t>physically lock the gamepad’s trigger if your gun jams in</w:t>
      </w:r>
      <w:r w:rsidR="00AC1983">
        <w:rPr>
          <w:rFonts w:ascii="Times New Roman" w:eastAsia="Times New Roman" w:hAnsi="Times New Roman" w:cs="Times New Roman"/>
          <w:sz w:val="24"/>
          <w:szCs w:val="24"/>
        </w:rPr>
        <w:t xml:space="preserve"> the </w:t>
      </w:r>
      <w:r w:rsidR="00DF5211" w:rsidRPr="1E46AA6C">
        <w:rPr>
          <w:rFonts w:ascii="Times New Roman" w:eastAsia="Times New Roman" w:hAnsi="Times New Roman" w:cs="Times New Roman"/>
          <w:sz w:val="24"/>
          <w:szCs w:val="24"/>
        </w:rPr>
        <w:t>game. Another neat controller addition is improved haptic feedback, allowing you to feel more subtle effects than simple vibration.</w:t>
      </w:r>
      <w:r w:rsidR="00391194" w:rsidRPr="1E46AA6C">
        <w:rPr>
          <w:rFonts w:ascii="Times New Roman" w:eastAsia="Times New Roman" w:hAnsi="Times New Roman" w:cs="Times New Roman"/>
          <w:sz w:val="24"/>
          <w:szCs w:val="24"/>
        </w:rPr>
        <w:t xml:space="preserve"> </w:t>
      </w:r>
      <w:r w:rsidR="3429ADD5" w:rsidRPr="1E46AA6C">
        <w:rPr>
          <w:rFonts w:ascii="Times New Roman" w:eastAsia="Times New Roman" w:hAnsi="Times New Roman" w:cs="Times New Roman"/>
          <w:sz w:val="24"/>
          <w:szCs w:val="24"/>
        </w:rPr>
        <w:t>Users</w:t>
      </w:r>
      <w:r w:rsidR="000F3F95" w:rsidRPr="1E46AA6C">
        <w:rPr>
          <w:rFonts w:ascii="Times New Roman" w:eastAsia="Times New Roman" w:hAnsi="Times New Roman" w:cs="Times New Roman"/>
          <w:sz w:val="24"/>
          <w:szCs w:val="24"/>
        </w:rPr>
        <w:t xml:space="preserve"> can customize the looks </w:t>
      </w:r>
      <w:r w:rsidR="0065180A" w:rsidRPr="1E46AA6C">
        <w:rPr>
          <w:rFonts w:ascii="Times New Roman" w:eastAsia="Times New Roman" w:hAnsi="Times New Roman" w:cs="Times New Roman"/>
          <w:sz w:val="24"/>
          <w:szCs w:val="24"/>
        </w:rPr>
        <w:t xml:space="preserve">and feel </w:t>
      </w:r>
      <w:r w:rsidR="000F3F95" w:rsidRPr="1E46AA6C">
        <w:rPr>
          <w:rFonts w:ascii="Times New Roman" w:eastAsia="Times New Roman" w:hAnsi="Times New Roman" w:cs="Times New Roman"/>
          <w:sz w:val="24"/>
          <w:szCs w:val="24"/>
        </w:rPr>
        <w:t xml:space="preserve">of the controller to fit their </w:t>
      </w:r>
      <w:r w:rsidR="0065180A" w:rsidRPr="1E46AA6C">
        <w:rPr>
          <w:rFonts w:ascii="Times New Roman" w:eastAsia="Times New Roman" w:hAnsi="Times New Roman" w:cs="Times New Roman"/>
          <w:sz w:val="24"/>
          <w:szCs w:val="24"/>
        </w:rPr>
        <w:t xml:space="preserve">liking. </w:t>
      </w:r>
      <w:r w:rsidR="00FD5261" w:rsidRPr="1E46AA6C">
        <w:rPr>
          <w:rFonts w:ascii="Times New Roman" w:eastAsia="Times New Roman" w:hAnsi="Times New Roman" w:cs="Times New Roman"/>
          <w:sz w:val="24"/>
          <w:szCs w:val="24"/>
        </w:rPr>
        <w:t>You can customize controls</w:t>
      </w:r>
      <w:r w:rsidR="00C76093" w:rsidRPr="1E46AA6C">
        <w:rPr>
          <w:rFonts w:ascii="Times New Roman" w:eastAsia="Times New Roman" w:hAnsi="Times New Roman" w:cs="Times New Roman"/>
          <w:sz w:val="24"/>
          <w:szCs w:val="24"/>
        </w:rPr>
        <w:t xml:space="preserve">, stick </w:t>
      </w:r>
      <w:r w:rsidR="00A349CA" w:rsidRPr="1E46AA6C">
        <w:rPr>
          <w:rFonts w:ascii="Times New Roman" w:eastAsia="Times New Roman" w:hAnsi="Times New Roman" w:cs="Times New Roman"/>
          <w:sz w:val="24"/>
          <w:szCs w:val="24"/>
        </w:rPr>
        <w:t>caps,</w:t>
      </w:r>
      <w:r w:rsidR="00651190" w:rsidRPr="1E46AA6C">
        <w:rPr>
          <w:rFonts w:ascii="Times New Roman" w:eastAsia="Times New Roman" w:hAnsi="Times New Roman" w:cs="Times New Roman"/>
          <w:sz w:val="24"/>
          <w:szCs w:val="24"/>
        </w:rPr>
        <w:t xml:space="preserve"> and remap controls.</w:t>
      </w:r>
      <w:r w:rsidR="00A349CA" w:rsidRPr="1E46AA6C">
        <w:rPr>
          <w:rFonts w:ascii="Times New Roman" w:eastAsia="Times New Roman" w:hAnsi="Times New Roman" w:cs="Times New Roman"/>
          <w:sz w:val="24"/>
          <w:szCs w:val="24"/>
        </w:rPr>
        <w:t xml:space="preserve"> </w:t>
      </w:r>
      <w:r w:rsidR="44457A6F" w:rsidRPr="1E46AA6C">
        <w:rPr>
          <w:rFonts w:ascii="Times New Roman" w:eastAsia="Times New Roman" w:hAnsi="Times New Roman" w:cs="Times New Roman"/>
          <w:sz w:val="24"/>
          <w:szCs w:val="24"/>
        </w:rPr>
        <w:t>Ergonomics</w:t>
      </w:r>
      <w:r w:rsidR="00A349CA" w:rsidRPr="1E46AA6C">
        <w:rPr>
          <w:rFonts w:ascii="Times New Roman" w:eastAsia="Times New Roman" w:hAnsi="Times New Roman" w:cs="Times New Roman"/>
          <w:sz w:val="24"/>
          <w:szCs w:val="24"/>
        </w:rPr>
        <w:t xml:space="preserve"> </w:t>
      </w:r>
      <w:r w:rsidR="00EA1375" w:rsidRPr="1E46AA6C">
        <w:rPr>
          <w:rFonts w:ascii="Times New Roman" w:eastAsia="Times New Roman" w:hAnsi="Times New Roman" w:cs="Times New Roman"/>
          <w:sz w:val="24"/>
          <w:szCs w:val="24"/>
        </w:rPr>
        <w:t>is</w:t>
      </w:r>
      <w:r w:rsidR="00A349CA" w:rsidRPr="1E46AA6C">
        <w:rPr>
          <w:rFonts w:ascii="Times New Roman" w:eastAsia="Times New Roman" w:hAnsi="Times New Roman" w:cs="Times New Roman"/>
          <w:sz w:val="24"/>
          <w:szCs w:val="24"/>
        </w:rPr>
        <w:t xml:space="preserve"> designed to feel good when gripping</w:t>
      </w:r>
      <w:r w:rsidR="00D03D3D" w:rsidRPr="1E46AA6C">
        <w:rPr>
          <w:rFonts w:ascii="Times New Roman" w:eastAsia="Times New Roman" w:hAnsi="Times New Roman" w:cs="Times New Roman"/>
          <w:sz w:val="24"/>
          <w:szCs w:val="24"/>
        </w:rPr>
        <w:t xml:space="preserve"> in order to prevent </w:t>
      </w:r>
      <w:r w:rsidR="00266531" w:rsidRPr="1E46AA6C">
        <w:rPr>
          <w:rFonts w:ascii="Times New Roman" w:eastAsia="Times New Roman" w:hAnsi="Times New Roman" w:cs="Times New Roman"/>
          <w:sz w:val="24"/>
          <w:szCs w:val="24"/>
        </w:rPr>
        <w:t xml:space="preserve">uncomfortable </w:t>
      </w:r>
      <w:r w:rsidR="000F065E" w:rsidRPr="1E46AA6C">
        <w:rPr>
          <w:rFonts w:ascii="Times New Roman" w:eastAsia="Times New Roman" w:hAnsi="Times New Roman" w:cs="Times New Roman"/>
          <w:sz w:val="24"/>
          <w:szCs w:val="24"/>
        </w:rPr>
        <w:t>prolonged use.</w:t>
      </w:r>
    </w:p>
    <w:p w14:paraId="586319F1" w14:textId="1DC3662D" w:rsidR="00AC7DDD" w:rsidRDefault="00A07A3D"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Not only that, </w:t>
      </w:r>
      <w:r w:rsidR="009F2B62" w:rsidRPr="1E46AA6C">
        <w:rPr>
          <w:rFonts w:ascii="Times New Roman" w:eastAsia="Times New Roman" w:hAnsi="Times New Roman" w:cs="Times New Roman"/>
          <w:sz w:val="24"/>
          <w:szCs w:val="24"/>
        </w:rPr>
        <w:t>but there are also</w:t>
      </w:r>
      <w:r w:rsidR="00CF57B8" w:rsidRPr="1E46AA6C">
        <w:rPr>
          <w:rFonts w:ascii="Times New Roman" w:eastAsia="Times New Roman" w:hAnsi="Times New Roman" w:cs="Times New Roman"/>
          <w:sz w:val="24"/>
          <w:szCs w:val="24"/>
        </w:rPr>
        <w:t xml:space="preserve"> </w:t>
      </w:r>
      <w:r w:rsidR="00EB7672" w:rsidRPr="1E46AA6C">
        <w:rPr>
          <w:rFonts w:ascii="Times New Roman" w:eastAsia="Times New Roman" w:hAnsi="Times New Roman" w:cs="Times New Roman"/>
          <w:sz w:val="24"/>
          <w:szCs w:val="24"/>
        </w:rPr>
        <w:t>some accessories that are separately</w:t>
      </w:r>
      <w:r w:rsidR="00B3717E" w:rsidRPr="1E46AA6C">
        <w:rPr>
          <w:rFonts w:ascii="Times New Roman" w:eastAsia="Times New Roman" w:hAnsi="Times New Roman" w:cs="Times New Roman"/>
          <w:sz w:val="24"/>
          <w:szCs w:val="24"/>
        </w:rPr>
        <w:t xml:space="preserve"> sold such as PlayStation VR2, </w:t>
      </w:r>
      <w:r w:rsidR="002C75A2" w:rsidRPr="1E46AA6C">
        <w:rPr>
          <w:rFonts w:ascii="Times New Roman" w:eastAsia="Times New Roman" w:hAnsi="Times New Roman" w:cs="Times New Roman"/>
          <w:sz w:val="24"/>
          <w:szCs w:val="24"/>
        </w:rPr>
        <w:t xml:space="preserve">Racing Wheels, </w:t>
      </w:r>
      <w:r w:rsidR="00281294" w:rsidRPr="1E46AA6C">
        <w:rPr>
          <w:rFonts w:ascii="Times New Roman" w:eastAsia="Times New Roman" w:hAnsi="Times New Roman" w:cs="Times New Roman"/>
          <w:sz w:val="24"/>
          <w:szCs w:val="24"/>
        </w:rPr>
        <w:t>Flight Stick</w:t>
      </w:r>
      <w:r w:rsidR="00C6224B" w:rsidRPr="1E46AA6C">
        <w:rPr>
          <w:rFonts w:ascii="Times New Roman" w:eastAsia="Times New Roman" w:hAnsi="Times New Roman" w:cs="Times New Roman"/>
          <w:sz w:val="24"/>
          <w:szCs w:val="24"/>
        </w:rPr>
        <w:t xml:space="preserve"> to cater to audience that wants </w:t>
      </w:r>
      <w:r w:rsidR="008D03A2" w:rsidRPr="1E46AA6C">
        <w:rPr>
          <w:rFonts w:ascii="Times New Roman" w:eastAsia="Times New Roman" w:hAnsi="Times New Roman" w:cs="Times New Roman"/>
          <w:sz w:val="24"/>
          <w:szCs w:val="24"/>
        </w:rPr>
        <w:t xml:space="preserve">a more </w:t>
      </w:r>
      <w:r w:rsidR="00B92352" w:rsidRPr="1E46AA6C">
        <w:rPr>
          <w:rFonts w:ascii="Times New Roman" w:eastAsia="Times New Roman" w:hAnsi="Times New Roman" w:cs="Times New Roman"/>
          <w:sz w:val="24"/>
          <w:szCs w:val="24"/>
        </w:rPr>
        <w:t xml:space="preserve">immersive experience in </w:t>
      </w:r>
      <w:r w:rsidR="0054005A" w:rsidRPr="1E46AA6C">
        <w:rPr>
          <w:rFonts w:ascii="Times New Roman" w:eastAsia="Times New Roman" w:hAnsi="Times New Roman" w:cs="Times New Roman"/>
          <w:sz w:val="24"/>
          <w:szCs w:val="24"/>
        </w:rPr>
        <w:t>the virtual world, racing simulat</w:t>
      </w:r>
      <w:r w:rsidR="00794292" w:rsidRPr="1E46AA6C">
        <w:rPr>
          <w:rFonts w:ascii="Times New Roman" w:eastAsia="Times New Roman" w:hAnsi="Times New Roman" w:cs="Times New Roman"/>
          <w:sz w:val="24"/>
          <w:szCs w:val="24"/>
        </w:rPr>
        <w:t xml:space="preserve">ion games </w:t>
      </w:r>
      <w:r w:rsidR="0054005A" w:rsidRPr="1E46AA6C">
        <w:rPr>
          <w:rFonts w:ascii="Times New Roman" w:eastAsia="Times New Roman" w:hAnsi="Times New Roman" w:cs="Times New Roman"/>
          <w:sz w:val="24"/>
          <w:szCs w:val="24"/>
        </w:rPr>
        <w:t>and flight simulation games</w:t>
      </w:r>
      <w:r w:rsidR="00CA118D" w:rsidRPr="1E46AA6C">
        <w:rPr>
          <w:rFonts w:ascii="Times New Roman" w:eastAsia="Times New Roman" w:hAnsi="Times New Roman" w:cs="Times New Roman"/>
          <w:sz w:val="24"/>
          <w:szCs w:val="24"/>
        </w:rPr>
        <w:t>.</w:t>
      </w:r>
      <w:r w:rsidR="00770416" w:rsidRPr="1E46AA6C">
        <w:rPr>
          <w:rFonts w:ascii="Times New Roman" w:eastAsia="Times New Roman" w:hAnsi="Times New Roman" w:cs="Times New Roman"/>
          <w:sz w:val="24"/>
          <w:szCs w:val="24"/>
        </w:rPr>
        <w:t xml:space="preserve"> For a more </w:t>
      </w:r>
      <w:r w:rsidR="004D55F1" w:rsidRPr="1E46AA6C">
        <w:rPr>
          <w:rFonts w:ascii="Times New Roman" w:eastAsia="Times New Roman" w:hAnsi="Times New Roman" w:cs="Times New Roman"/>
          <w:sz w:val="24"/>
          <w:szCs w:val="24"/>
        </w:rPr>
        <w:t xml:space="preserve">outstanding gaming audio experience, Sony sells pulse 3D wireless headset </w:t>
      </w:r>
      <w:r w:rsidR="00926EF9" w:rsidRPr="1E46AA6C">
        <w:rPr>
          <w:rFonts w:ascii="Times New Roman" w:eastAsia="Times New Roman" w:hAnsi="Times New Roman" w:cs="Times New Roman"/>
          <w:sz w:val="24"/>
          <w:szCs w:val="24"/>
        </w:rPr>
        <w:t xml:space="preserve">to </w:t>
      </w:r>
      <w:r w:rsidR="00E21381" w:rsidRPr="1E46AA6C">
        <w:rPr>
          <w:rFonts w:ascii="Times New Roman" w:eastAsia="Times New Roman" w:hAnsi="Times New Roman" w:cs="Times New Roman"/>
          <w:sz w:val="24"/>
          <w:szCs w:val="24"/>
        </w:rPr>
        <w:t xml:space="preserve">provide </w:t>
      </w:r>
      <w:r w:rsidR="004578DF" w:rsidRPr="1E46AA6C">
        <w:rPr>
          <w:rFonts w:ascii="Times New Roman" w:eastAsia="Times New Roman" w:hAnsi="Times New Roman" w:cs="Times New Roman"/>
          <w:sz w:val="24"/>
          <w:szCs w:val="24"/>
        </w:rPr>
        <w:t>fine</w:t>
      </w:r>
      <w:r w:rsidR="00E21381" w:rsidRPr="1E46AA6C">
        <w:rPr>
          <w:rFonts w:ascii="Times New Roman" w:eastAsia="Times New Roman" w:hAnsi="Times New Roman" w:cs="Times New Roman"/>
          <w:sz w:val="24"/>
          <w:szCs w:val="24"/>
        </w:rPr>
        <w:t xml:space="preserve">-tuned 3D audio </w:t>
      </w:r>
      <w:r w:rsidR="005D3F2F" w:rsidRPr="1E46AA6C">
        <w:rPr>
          <w:rFonts w:ascii="Times New Roman" w:eastAsia="Times New Roman" w:hAnsi="Times New Roman" w:cs="Times New Roman"/>
          <w:sz w:val="24"/>
          <w:szCs w:val="24"/>
        </w:rPr>
        <w:t xml:space="preserve">with noise cancelling </w:t>
      </w:r>
      <w:r w:rsidR="0072646C" w:rsidRPr="1E46AA6C">
        <w:rPr>
          <w:rFonts w:ascii="Times New Roman" w:eastAsia="Times New Roman" w:hAnsi="Times New Roman" w:cs="Times New Roman"/>
          <w:sz w:val="24"/>
          <w:szCs w:val="24"/>
        </w:rPr>
        <w:t xml:space="preserve">microphones and </w:t>
      </w:r>
      <w:r w:rsidR="007359EC" w:rsidRPr="1E46AA6C">
        <w:rPr>
          <w:rFonts w:ascii="Times New Roman" w:eastAsia="Times New Roman" w:hAnsi="Times New Roman" w:cs="Times New Roman"/>
          <w:sz w:val="24"/>
          <w:szCs w:val="24"/>
        </w:rPr>
        <w:t>environment noise cancelling.</w:t>
      </w:r>
    </w:p>
    <w:p w14:paraId="4D996A25" w14:textId="27641B37" w:rsidR="00E809C5" w:rsidRDefault="00E809C5" w:rsidP="1E46AA6C">
      <w:pPr>
        <w:pStyle w:val="Heading1"/>
        <w:spacing w:line="360" w:lineRule="auto"/>
        <w:rPr>
          <w:sz w:val="24"/>
          <w:szCs w:val="24"/>
        </w:rPr>
      </w:pPr>
      <w:bookmarkStart w:id="10" w:name="_Toc153706348"/>
      <w:r>
        <w:rPr>
          <w:sz w:val="24"/>
          <w:szCs w:val="24"/>
        </w:rPr>
        <w:t>3.3 Fun facts about PlayStation 5</w:t>
      </w:r>
      <w:bookmarkEnd w:id="10"/>
    </w:p>
    <w:p w14:paraId="09A6078E" w14:textId="1FEF4609" w:rsidR="00E809C5" w:rsidRPr="00E809C5" w:rsidRDefault="0089735F" w:rsidP="1E46AA6C">
      <w:pPr>
        <w:spacing w:line="360" w:lineRule="auto"/>
        <w:jc w:val="both"/>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When</w:t>
      </w:r>
      <w:r w:rsidR="22EBC464" w:rsidRPr="1E46AA6C">
        <w:rPr>
          <w:rFonts w:ascii="Times New Roman" w:eastAsia="Times New Roman" w:hAnsi="Times New Roman" w:cs="Times New Roman"/>
          <w:sz w:val="24"/>
          <w:szCs w:val="24"/>
        </w:rPr>
        <w:t xml:space="preserve"> you</w:t>
      </w:r>
      <w:r w:rsidRPr="1E46AA6C">
        <w:rPr>
          <w:rFonts w:ascii="Times New Roman" w:eastAsia="Times New Roman" w:hAnsi="Times New Roman" w:cs="Times New Roman"/>
          <w:sz w:val="24"/>
          <w:szCs w:val="24"/>
        </w:rPr>
        <w:t xml:space="preserve"> </w:t>
      </w:r>
      <w:r w:rsidR="00AC1983">
        <w:rPr>
          <w:rFonts w:ascii="Times New Roman" w:eastAsia="Times New Roman" w:hAnsi="Times New Roman" w:cs="Times New Roman"/>
          <w:sz w:val="24"/>
          <w:szCs w:val="24"/>
        </w:rPr>
        <w:t>observe</w:t>
      </w:r>
      <w:r w:rsidRPr="1E46AA6C">
        <w:rPr>
          <w:rFonts w:ascii="Times New Roman" w:eastAsia="Times New Roman" w:hAnsi="Times New Roman" w:cs="Times New Roman"/>
          <w:sz w:val="24"/>
          <w:szCs w:val="24"/>
        </w:rPr>
        <w:t xml:space="preserve">  the PlayStation 5’s gamepad rear </w:t>
      </w:r>
      <w:r w:rsidR="00EF76E0" w:rsidRPr="1E46AA6C">
        <w:rPr>
          <w:rFonts w:ascii="Times New Roman" w:eastAsia="Times New Roman" w:hAnsi="Times New Roman" w:cs="Times New Roman"/>
          <w:sz w:val="24"/>
          <w:szCs w:val="24"/>
        </w:rPr>
        <w:t>grips</w:t>
      </w:r>
      <w:r w:rsidR="006836E8" w:rsidRPr="1E46AA6C">
        <w:rPr>
          <w:rFonts w:ascii="Times New Roman" w:eastAsia="Times New Roman" w:hAnsi="Times New Roman" w:cs="Times New Roman"/>
          <w:sz w:val="24"/>
          <w:szCs w:val="24"/>
        </w:rPr>
        <w:t xml:space="preserve">, </w:t>
      </w:r>
      <w:r w:rsidRPr="1E46AA6C">
        <w:rPr>
          <w:rFonts w:ascii="Times New Roman" w:eastAsia="Times New Roman" w:hAnsi="Times New Roman" w:cs="Times New Roman"/>
          <w:sz w:val="24"/>
          <w:szCs w:val="24"/>
        </w:rPr>
        <w:t xml:space="preserve">you’ll see that it is covered in a textured pattern of triangles, squares, X, and circles. This is a reference </w:t>
      </w:r>
      <w:r w:rsidR="00391F6B" w:rsidRPr="1E46AA6C">
        <w:rPr>
          <w:rFonts w:ascii="Times New Roman" w:eastAsia="Times New Roman" w:hAnsi="Times New Roman" w:cs="Times New Roman"/>
          <w:sz w:val="24"/>
          <w:szCs w:val="24"/>
        </w:rPr>
        <w:t>of the</w:t>
      </w:r>
      <w:r w:rsidRPr="1E46AA6C">
        <w:rPr>
          <w:rFonts w:ascii="Times New Roman" w:eastAsia="Times New Roman" w:hAnsi="Times New Roman" w:cs="Times New Roman"/>
          <w:sz w:val="24"/>
          <w:szCs w:val="24"/>
        </w:rPr>
        <w:t xml:space="preserve"> iconic PlayStation face button symbols.</w:t>
      </w:r>
      <w:r w:rsidR="000E2AAA" w:rsidRPr="1E46AA6C">
        <w:rPr>
          <w:rFonts w:ascii="Times New Roman" w:eastAsia="Times New Roman" w:hAnsi="Times New Roman" w:cs="Times New Roman"/>
          <w:sz w:val="24"/>
          <w:szCs w:val="24"/>
        </w:rPr>
        <w:t xml:space="preserve"> During</w:t>
      </w:r>
      <w:r w:rsidR="257649F5" w:rsidRPr="1E46AA6C">
        <w:rPr>
          <w:rFonts w:ascii="Times New Roman" w:eastAsia="Times New Roman" w:hAnsi="Times New Roman" w:cs="Times New Roman"/>
          <w:sz w:val="24"/>
          <w:szCs w:val="24"/>
        </w:rPr>
        <w:t xml:space="preserve"> </w:t>
      </w:r>
      <w:r w:rsidR="58A72B3D" w:rsidRPr="1E46AA6C">
        <w:rPr>
          <w:rFonts w:ascii="Times New Roman" w:eastAsia="Times New Roman" w:hAnsi="Times New Roman" w:cs="Times New Roman"/>
          <w:sz w:val="24"/>
          <w:szCs w:val="24"/>
        </w:rPr>
        <w:t>the</w:t>
      </w:r>
      <w:r w:rsidR="000E2AAA" w:rsidRPr="1E46AA6C">
        <w:rPr>
          <w:rFonts w:ascii="Times New Roman" w:eastAsia="Times New Roman" w:hAnsi="Times New Roman" w:cs="Times New Roman"/>
          <w:sz w:val="24"/>
          <w:szCs w:val="24"/>
        </w:rPr>
        <w:t xml:space="preserve"> release of the PlayStation 5,</w:t>
      </w:r>
      <w:r w:rsidR="00EF76E0" w:rsidRPr="1E46AA6C">
        <w:rPr>
          <w:rFonts w:ascii="Times New Roman" w:eastAsia="Times New Roman" w:hAnsi="Times New Roman" w:cs="Times New Roman"/>
          <w:sz w:val="24"/>
          <w:szCs w:val="24"/>
        </w:rPr>
        <w:t xml:space="preserve"> </w:t>
      </w:r>
      <w:r w:rsidR="008018AB" w:rsidRPr="1E46AA6C">
        <w:rPr>
          <w:rFonts w:ascii="Times New Roman" w:eastAsia="Times New Roman" w:hAnsi="Times New Roman" w:cs="Times New Roman"/>
          <w:sz w:val="24"/>
          <w:szCs w:val="24"/>
        </w:rPr>
        <w:t>d</w:t>
      </w:r>
      <w:r w:rsidR="00EF76E0" w:rsidRPr="1E46AA6C">
        <w:rPr>
          <w:rFonts w:ascii="Times New Roman" w:eastAsia="Times New Roman" w:hAnsi="Times New Roman" w:cs="Times New Roman"/>
          <w:sz w:val="24"/>
          <w:szCs w:val="24"/>
        </w:rPr>
        <w:t xml:space="preserve">espite limited supplies </w:t>
      </w:r>
      <w:r w:rsidR="0003668A">
        <w:rPr>
          <w:rFonts w:ascii="Times New Roman" w:eastAsia="Times New Roman" w:hAnsi="Times New Roman" w:cs="Times New Roman"/>
          <w:sz w:val="24"/>
          <w:szCs w:val="24"/>
        </w:rPr>
        <w:t>caused by</w:t>
      </w:r>
      <w:r w:rsidR="00EF76E0" w:rsidRPr="1E46AA6C">
        <w:rPr>
          <w:rFonts w:ascii="Times New Roman" w:eastAsia="Times New Roman" w:hAnsi="Times New Roman" w:cs="Times New Roman"/>
          <w:sz w:val="24"/>
          <w:szCs w:val="24"/>
        </w:rPr>
        <w:t xml:space="preserve">  the ongoing industry-wide chip shortage, the PS5 shipped more consoles during its first two quarters on the market than the PS4 did during its first two quarters.</w:t>
      </w:r>
    </w:p>
    <w:p w14:paraId="40F77638" w14:textId="77777777" w:rsidR="00FE187E" w:rsidRPr="00FE187E" w:rsidRDefault="00FE187E" w:rsidP="00FE187E"/>
    <w:p w14:paraId="2A8A512E" w14:textId="1F7C8CFA" w:rsidR="00332930" w:rsidRDefault="1305144A" w:rsidP="00A035A5">
      <w:pPr>
        <w:pStyle w:val="Heading1"/>
      </w:pPr>
      <w:bookmarkStart w:id="11" w:name="_Toc153706349"/>
      <w:r>
        <w:lastRenderedPageBreak/>
        <w:t xml:space="preserve">4.0 </w:t>
      </w:r>
      <w:r w:rsidR="00332930">
        <w:t>Har</w:t>
      </w:r>
      <w:r w:rsidR="00DE7E96">
        <w:t>dware</w:t>
      </w:r>
      <w:bookmarkEnd w:id="11"/>
    </w:p>
    <w:p w14:paraId="6ACB60C2" w14:textId="3DFE9995" w:rsidR="00DE7E96" w:rsidRDefault="7F14B19F" w:rsidP="00A035A5">
      <w:pPr>
        <w:pStyle w:val="Heading2"/>
      </w:pPr>
      <w:bookmarkStart w:id="12" w:name="_Toc153706350"/>
      <w:r>
        <w:t>4.</w:t>
      </w:r>
      <w:r w:rsidR="00DE7E96">
        <w:t xml:space="preserve">1 Introduction to hardware </w:t>
      </w:r>
      <w:r w:rsidR="00480E64">
        <w:t>function and capabilities</w:t>
      </w:r>
      <w:bookmarkEnd w:id="12"/>
    </w:p>
    <w:p w14:paraId="7E79A3E5" w14:textId="62B9E97B" w:rsidR="00FB0612" w:rsidRDefault="00FB0612" w:rsidP="00A035A5">
      <w:pPr>
        <w:pStyle w:val="Heading3"/>
      </w:pPr>
      <w:bookmarkStart w:id="13" w:name="_Toc153706351"/>
      <w:r>
        <w:rPr>
          <w:noProof/>
        </w:rPr>
        <w:drawing>
          <wp:anchor distT="0" distB="0" distL="114300" distR="114300" simplePos="0" relativeHeight="251658243" behindDoc="0" locked="0" layoutInCell="1" allowOverlap="1" wp14:anchorId="7A5B7B2C" wp14:editId="310E754C">
            <wp:simplePos x="0" y="0"/>
            <wp:positionH relativeFrom="margin">
              <wp:posOffset>1510439</wp:posOffset>
            </wp:positionH>
            <wp:positionV relativeFrom="paragraph">
              <wp:posOffset>189521</wp:posOffset>
            </wp:positionV>
            <wp:extent cx="2865120" cy="2148840"/>
            <wp:effectExtent l="0" t="0" r="0" b="3810"/>
            <wp:wrapThrough wrapText="bothSides">
              <wp:wrapPolygon edited="0">
                <wp:start x="0" y="0"/>
                <wp:lineTo x="0" y="21447"/>
                <wp:lineTo x="21399" y="21447"/>
                <wp:lineTo x="21399" y="0"/>
                <wp:lineTo x="0" y="0"/>
              </wp:wrapPolygon>
            </wp:wrapThrough>
            <wp:docPr id="744517424" name="Picture 744517424" descr="Sony's PlayStation 5 AMD Zen 2 RDNA 2 SoC Die Shot Examined In Exacting  Detail | Hot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y's PlayStation 5 AMD Zen 2 RDNA 2 SoC Die Shot Examined In Exacting  Detail | HotHardwa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t>CPU</w:t>
      </w:r>
      <w:bookmarkEnd w:id="13"/>
    </w:p>
    <w:p w14:paraId="2C4425A4" w14:textId="0FDE6AF5" w:rsidR="00480E64" w:rsidRDefault="00480E64" w:rsidP="00332930"/>
    <w:p w14:paraId="066A5EA4" w14:textId="77777777" w:rsidR="00480E64" w:rsidRPr="00480E64" w:rsidRDefault="00480E64" w:rsidP="00480E64"/>
    <w:p w14:paraId="34EAAE4A" w14:textId="77777777" w:rsidR="00480E64" w:rsidRPr="00480E64" w:rsidRDefault="00480E64" w:rsidP="00480E64"/>
    <w:p w14:paraId="22194E89" w14:textId="77777777" w:rsidR="00480E64" w:rsidRPr="00480E64" w:rsidRDefault="00480E64" w:rsidP="00480E64"/>
    <w:p w14:paraId="0DA39570" w14:textId="77777777" w:rsidR="00480E64" w:rsidRPr="00480E64" w:rsidRDefault="00480E64" w:rsidP="00480E64"/>
    <w:p w14:paraId="7C4B92C9" w14:textId="77777777" w:rsidR="00480E64" w:rsidRPr="00480E64" w:rsidRDefault="00480E64" w:rsidP="00480E64"/>
    <w:p w14:paraId="30FD7B82" w14:textId="77777777" w:rsidR="00480E64" w:rsidRDefault="00480E64" w:rsidP="00480E64"/>
    <w:p w14:paraId="02E70010" w14:textId="77777777" w:rsidR="0048336E" w:rsidRDefault="0048336E" w:rsidP="00480E64"/>
    <w:p w14:paraId="0F92372F" w14:textId="77777777" w:rsidR="00FB0612" w:rsidRDefault="00FB0612" w:rsidP="00FB0612">
      <w:pPr>
        <w:tabs>
          <w:tab w:val="left" w:pos="1824"/>
        </w:tabs>
        <w:jc w:val="center"/>
      </w:pPr>
      <w:r>
        <w:t>Figure 1 shows PS5 CPU AMD’s Zen 2 architecture</w:t>
      </w:r>
    </w:p>
    <w:tbl>
      <w:tblPr>
        <w:tblpPr w:leftFromText="180" w:rightFromText="180" w:vertAnchor="page" w:horzAnchor="margin" w:tblpXSpec="center" w:tblpY="6884"/>
        <w:tblW w:w="878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4361"/>
        <w:gridCol w:w="2956"/>
      </w:tblGrid>
      <w:tr w:rsidR="00FB0612" w:rsidRPr="00850EE5" w14:paraId="40F331B2" w14:textId="77777777" w:rsidTr="00FB0612">
        <w:trPr>
          <w:trHeight w:val="580"/>
        </w:trPr>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3F0136EC" w14:textId="77777777" w:rsidR="00FB0612" w:rsidRPr="000B7D82" w:rsidRDefault="00FB0612" w:rsidP="00FB0612">
            <w:pPr>
              <w:spacing w:after="0" w:line="240" w:lineRule="auto"/>
              <w:jc w:val="both"/>
              <w:textAlignment w:val="baseline"/>
              <w:rPr>
                <w:rFonts w:ascii="Times New Roman" w:eastAsia="Times New Roman" w:hAnsi="Times New Roman" w:cs="Times New Roman"/>
                <w:sz w:val="24"/>
                <w:szCs w:val="24"/>
                <w:lang w:val="en-MY" w:eastAsia="zh-CN"/>
              </w:rPr>
            </w:pPr>
            <w:r w:rsidRPr="000B7D82">
              <w:rPr>
                <w:rFonts w:ascii="Times New Roman" w:eastAsia="Times New Roman" w:hAnsi="Times New Roman" w:cs="Times New Roman"/>
                <w:b/>
                <w:bCs/>
                <w:sz w:val="24"/>
                <w:szCs w:val="24"/>
                <w:lang w:val="en-MY" w:eastAsia="zh-CN"/>
              </w:rPr>
              <w:t>Component</w:t>
            </w:r>
            <w:r w:rsidRPr="000B7D82">
              <w:rPr>
                <w:rFonts w:ascii="Times New Roman" w:eastAsia="Times New Roman" w:hAnsi="Times New Roman" w:cs="Times New Roman"/>
                <w:sz w:val="24"/>
                <w:szCs w:val="24"/>
                <w:lang w:val="en-MY" w:eastAsia="zh-CN"/>
              </w:rPr>
              <w:t> </w:t>
            </w:r>
          </w:p>
        </w:tc>
        <w:tc>
          <w:tcPr>
            <w:tcW w:w="4361" w:type="dxa"/>
            <w:tcBorders>
              <w:top w:val="single" w:sz="6" w:space="0" w:color="auto"/>
              <w:left w:val="single" w:sz="6" w:space="0" w:color="auto"/>
              <w:bottom w:val="single" w:sz="6" w:space="0" w:color="auto"/>
              <w:right w:val="single" w:sz="6" w:space="0" w:color="auto"/>
            </w:tcBorders>
            <w:shd w:val="clear" w:color="auto" w:fill="auto"/>
            <w:hideMark/>
          </w:tcPr>
          <w:p w14:paraId="2CA4CF22" w14:textId="77777777" w:rsidR="00FB0612" w:rsidRPr="000B7D82" w:rsidRDefault="00FB0612" w:rsidP="00FB0612">
            <w:pPr>
              <w:spacing w:after="0" w:line="240" w:lineRule="auto"/>
              <w:jc w:val="both"/>
              <w:textAlignment w:val="baseline"/>
              <w:rPr>
                <w:rFonts w:ascii="Times New Roman" w:eastAsia="Times New Roman" w:hAnsi="Times New Roman" w:cs="Times New Roman"/>
                <w:sz w:val="24"/>
                <w:szCs w:val="24"/>
                <w:lang w:val="en-MY" w:eastAsia="zh-CN"/>
              </w:rPr>
            </w:pPr>
            <w:r w:rsidRPr="000B7D82">
              <w:rPr>
                <w:rFonts w:ascii="Times New Roman" w:eastAsia="Times New Roman" w:hAnsi="Times New Roman" w:cs="Times New Roman"/>
                <w:b/>
                <w:bCs/>
                <w:sz w:val="24"/>
                <w:szCs w:val="24"/>
                <w:lang w:val="en-MY" w:eastAsia="zh-CN"/>
              </w:rPr>
              <w:t>Specification</w:t>
            </w:r>
            <w:r w:rsidRPr="000B7D82">
              <w:rPr>
                <w:rFonts w:ascii="Times New Roman" w:eastAsia="Times New Roman" w:hAnsi="Times New Roman" w:cs="Times New Roman"/>
                <w:sz w:val="24"/>
                <w:szCs w:val="24"/>
                <w:lang w:val="en-MY" w:eastAsia="zh-CN"/>
              </w:rPr>
              <w:t> </w:t>
            </w:r>
          </w:p>
        </w:tc>
        <w:tc>
          <w:tcPr>
            <w:tcW w:w="2956" w:type="dxa"/>
            <w:tcBorders>
              <w:top w:val="single" w:sz="6" w:space="0" w:color="auto"/>
              <w:left w:val="single" w:sz="6" w:space="0" w:color="auto"/>
              <w:bottom w:val="single" w:sz="6" w:space="0" w:color="auto"/>
              <w:right w:val="single" w:sz="6" w:space="0" w:color="auto"/>
            </w:tcBorders>
            <w:shd w:val="clear" w:color="auto" w:fill="auto"/>
            <w:hideMark/>
          </w:tcPr>
          <w:p w14:paraId="49AB0532" w14:textId="77777777" w:rsidR="00FB0612" w:rsidRPr="000B7D82" w:rsidRDefault="00FB0612" w:rsidP="00FB0612">
            <w:pPr>
              <w:spacing w:after="0" w:line="240" w:lineRule="auto"/>
              <w:jc w:val="both"/>
              <w:textAlignment w:val="baseline"/>
              <w:rPr>
                <w:rFonts w:ascii="Times New Roman" w:eastAsia="Times New Roman" w:hAnsi="Times New Roman" w:cs="Times New Roman"/>
                <w:sz w:val="24"/>
                <w:szCs w:val="24"/>
                <w:lang w:val="en-MY" w:eastAsia="zh-CN"/>
              </w:rPr>
            </w:pPr>
            <w:r w:rsidRPr="000B7D82">
              <w:rPr>
                <w:rFonts w:ascii="Times New Roman" w:eastAsia="Times New Roman" w:hAnsi="Times New Roman" w:cs="Times New Roman"/>
                <w:b/>
                <w:bCs/>
                <w:sz w:val="24"/>
                <w:szCs w:val="24"/>
                <w:lang w:val="en-MY" w:eastAsia="zh-CN"/>
              </w:rPr>
              <w:t>Rating</w:t>
            </w:r>
            <w:r w:rsidRPr="000B7D82">
              <w:rPr>
                <w:rFonts w:ascii="Times New Roman" w:eastAsia="Times New Roman" w:hAnsi="Times New Roman" w:cs="Times New Roman"/>
                <w:sz w:val="24"/>
                <w:szCs w:val="24"/>
                <w:lang w:val="en-MY" w:eastAsia="zh-CN"/>
              </w:rPr>
              <w:t> </w:t>
            </w:r>
          </w:p>
        </w:tc>
      </w:tr>
      <w:tr w:rsidR="00FB0612" w:rsidRPr="00850EE5" w14:paraId="35D9C652" w14:textId="77777777" w:rsidTr="00FB0612">
        <w:trPr>
          <w:trHeight w:val="580"/>
        </w:trPr>
        <w:tc>
          <w:tcPr>
            <w:tcW w:w="1464" w:type="dxa"/>
            <w:tcBorders>
              <w:top w:val="single" w:sz="6" w:space="0" w:color="auto"/>
              <w:left w:val="single" w:sz="6" w:space="0" w:color="auto"/>
              <w:bottom w:val="single" w:sz="6" w:space="0" w:color="auto"/>
              <w:right w:val="single" w:sz="6" w:space="0" w:color="auto"/>
            </w:tcBorders>
            <w:shd w:val="clear" w:color="auto" w:fill="auto"/>
            <w:hideMark/>
          </w:tcPr>
          <w:p w14:paraId="4CC64E08" w14:textId="77777777" w:rsidR="00FB0612" w:rsidRPr="000B7D82" w:rsidRDefault="00FB0612" w:rsidP="00FB0612">
            <w:pPr>
              <w:spacing w:after="0" w:line="24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color w:val="2E74B5" w:themeColor="accent5" w:themeShade="BF"/>
                <w:sz w:val="24"/>
                <w:szCs w:val="24"/>
                <w:lang w:val="en-MY" w:eastAsia="zh-CN"/>
              </w:rPr>
              <w:t>CPU </w:t>
            </w:r>
          </w:p>
        </w:tc>
        <w:tc>
          <w:tcPr>
            <w:tcW w:w="4361" w:type="dxa"/>
            <w:tcBorders>
              <w:top w:val="single" w:sz="6" w:space="0" w:color="auto"/>
              <w:left w:val="single" w:sz="6" w:space="0" w:color="auto"/>
              <w:bottom w:val="single" w:sz="6" w:space="0" w:color="auto"/>
              <w:right w:val="single" w:sz="6" w:space="0" w:color="auto"/>
            </w:tcBorders>
            <w:shd w:val="clear" w:color="auto" w:fill="auto"/>
            <w:hideMark/>
          </w:tcPr>
          <w:p w14:paraId="6EAC76F9" w14:textId="77777777" w:rsidR="00FB0612" w:rsidRPr="000B7D82" w:rsidRDefault="00FB0612" w:rsidP="00FB0612">
            <w:pPr>
              <w:spacing w:after="0" w:line="240" w:lineRule="auto"/>
              <w:textAlignment w:val="baseline"/>
              <w:rPr>
                <w:rFonts w:ascii="Times New Roman" w:eastAsia="Times New Roman" w:hAnsi="Times New Roman" w:cs="Times New Roman"/>
                <w:sz w:val="24"/>
                <w:szCs w:val="24"/>
                <w:lang w:val="en-MY" w:eastAsia="zh-CN"/>
              </w:rPr>
            </w:pPr>
            <w:r w:rsidRPr="000B7D82">
              <w:rPr>
                <w:rFonts w:ascii="Times New Roman" w:eastAsia="Times New Roman" w:hAnsi="Times New Roman" w:cs="Times New Roman"/>
                <w:sz w:val="24"/>
                <w:szCs w:val="24"/>
                <w:lang w:val="en-MY" w:eastAsia="zh-CN"/>
              </w:rPr>
              <w:t>Custom AMD Zen 2</w:t>
            </w:r>
          </w:p>
        </w:tc>
        <w:tc>
          <w:tcPr>
            <w:tcW w:w="2956" w:type="dxa"/>
            <w:tcBorders>
              <w:top w:val="single" w:sz="6" w:space="0" w:color="auto"/>
              <w:left w:val="single" w:sz="6" w:space="0" w:color="auto"/>
              <w:bottom w:val="single" w:sz="6" w:space="0" w:color="auto"/>
              <w:right w:val="single" w:sz="6" w:space="0" w:color="auto"/>
            </w:tcBorders>
            <w:shd w:val="clear" w:color="auto" w:fill="auto"/>
            <w:hideMark/>
          </w:tcPr>
          <w:p w14:paraId="695D2823" w14:textId="77777777" w:rsidR="00FB0612" w:rsidRPr="000B7D82" w:rsidRDefault="00FB0612" w:rsidP="00FB0612">
            <w:pPr>
              <w:spacing w:after="0" w:line="240" w:lineRule="auto"/>
              <w:jc w:val="both"/>
              <w:textAlignment w:val="baseline"/>
              <w:rPr>
                <w:rFonts w:ascii="Times New Roman" w:eastAsia="Times New Roman" w:hAnsi="Times New Roman" w:cs="Times New Roman"/>
                <w:sz w:val="24"/>
                <w:szCs w:val="24"/>
                <w:lang w:val="en-MY" w:eastAsia="zh-CN"/>
              </w:rPr>
            </w:pPr>
            <w:r w:rsidRPr="000B7D82">
              <w:rPr>
                <w:rFonts w:ascii="Times New Roman" w:eastAsia="Times New Roman" w:hAnsi="Times New Roman" w:cs="Times New Roman"/>
                <w:sz w:val="24"/>
                <w:szCs w:val="24"/>
                <w:lang w:val="en-MY" w:eastAsia="zh-CN"/>
              </w:rPr>
              <w:t>5/5</w:t>
            </w:r>
          </w:p>
        </w:tc>
      </w:tr>
      <w:tr w:rsidR="00FB0612" w:rsidRPr="00850EE5" w14:paraId="73CEEB42" w14:textId="77777777" w:rsidTr="001566EE">
        <w:trPr>
          <w:trHeight w:val="503"/>
        </w:trPr>
        <w:tc>
          <w:tcPr>
            <w:tcW w:w="8781"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D61A2C" w14:textId="77777777" w:rsidR="00FB0612" w:rsidRDefault="00FB0612" w:rsidP="1E46AA6C">
            <w:pPr>
              <w:spacing w:after="0" w:line="360" w:lineRule="auto"/>
              <w:jc w:val="both"/>
              <w:textAlignment w:val="baseline"/>
              <w:rPr>
                <w:rFonts w:ascii="Times New Roman" w:eastAsia="Times New Roman" w:hAnsi="Times New Roman" w:cs="Times New Roman"/>
                <w:sz w:val="24"/>
                <w:szCs w:val="24"/>
                <w:lang w:val="en-MY" w:eastAsia="zh-CN"/>
              </w:rPr>
            </w:pPr>
            <w:r w:rsidRPr="000B7D82">
              <w:rPr>
                <w:rFonts w:ascii="Times New Roman" w:eastAsia="Times New Roman" w:hAnsi="Times New Roman" w:cs="Times New Roman"/>
                <w:b/>
                <w:bCs/>
                <w:sz w:val="24"/>
                <w:szCs w:val="24"/>
                <w:lang w:val="en-MY" w:eastAsia="zh-CN"/>
              </w:rPr>
              <w:t>Description</w:t>
            </w:r>
            <w:r w:rsidRPr="000B7D82">
              <w:rPr>
                <w:rFonts w:ascii="Times New Roman" w:eastAsia="Times New Roman" w:hAnsi="Times New Roman" w:cs="Times New Roman"/>
                <w:sz w:val="24"/>
                <w:szCs w:val="24"/>
                <w:lang w:val="en-MY" w:eastAsia="zh-CN"/>
              </w:rPr>
              <w:t> </w:t>
            </w:r>
          </w:p>
          <w:p w14:paraId="7E99F813" w14:textId="01B6BC0A" w:rsidR="00FB0612" w:rsidRPr="000B7D82" w:rsidRDefault="00A035A5" w:rsidP="00FB0612">
            <w:pPr>
              <w:spacing w:after="0" w:line="240" w:lineRule="auto"/>
              <w:jc w:val="both"/>
              <w:textAlignment w:val="baseline"/>
              <w:rPr>
                <w:rFonts w:ascii="Times New Roman" w:eastAsia="Times New Roman" w:hAnsi="Times New Roman" w:cs="Times New Roman"/>
                <w:sz w:val="24"/>
                <w:szCs w:val="24"/>
                <w:lang w:val="en-MY" w:eastAsia="zh-CN"/>
              </w:rPr>
            </w:pPr>
            <w:r w:rsidRPr="00FF064A">
              <w:rPr>
                <w:rFonts w:ascii="Times New Roman" w:eastAsia="Times New Roman" w:hAnsi="Times New Roman" w:cs="Times New Roman"/>
                <w:sz w:val="24"/>
                <w:szCs w:val="24"/>
                <w:lang w:val="en-MY" w:eastAsia="zh-CN"/>
              </w:rPr>
              <w:t xml:space="preserve">PlayStation 5 utilized a custom-designed CPU AMD’s Zen 2 architecture which fobbed on TSMC’s N7 node. It is a custom variant of AMD Ryzen CPU which features 8 cores and 16 threads </w:t>
            </w:r>
            <w:r>
              <w:rPr>
                <w:rFonts w:ascii="Times New Roman" w:eastAsia="Times New Roman" w:hAnsi="Times New Roman" w:cs="Times New Roman"/>
                <w:sz w:val="24"/>
                <w:szCs w:val="24"/>
                <w:lang w:val="en-MY" w:eastAsia="zh-CN"/>
              </w:rPr>
              <w:t>built</w:t>
            </w:r>
            <w:r w:rsidRPr="00FF064A">
              <w:rPr>
                <w:rFonts w:ascii="Times New Roman" w:eastAsia="Times New Roman" w:hAnsi="Times New Roman" w:cs="Times New Roman"/>
                <w:sz w:val="24"/>
                <w:szCs w:val="24"/>
                <w:lang w:val="en-MY" w:eastAsia="zh-CN"/>
              </w:rPr>
              <w:t xml:space="preserve"> on the 7nm process. It integrates with memory controller optimizations and the PS5’s system architecture.</w:t>
            </w:r>
          </w:p>
        </w:tc>
      </w:tr>
      <w:tr w:rsidR="00FB0612" w:rsidRPr="00850EE5" w14:paraId="5C04668C" w14:textId="77777777" w:rsidTr="00FB0612">
        <w:trPr>
          <w:trHeight w:val="580"/>
        </w:trPr>
        <w:tc>
          <w:tcPr>
            <w:tcW w:w="8781" w:type="dxa"/>
            <w:gridSpan w:val="3"/>
            <w:tcBorders>
              <w:top w:val="single" w:sz="6" w:space="0" w:color="auto"/>
              <w:left w:val="single" w:sz="6" w:space="0" w:color="auto"/>
              <w:bottom w:val="single" w:sz="6" w:space="0" w:color="auto"/>
              <w:right w:val="single" w:sz="6" w:space="0" w:color="auto"/>
            </w:tcBorders>
            <w:shd w:val="clear" w:color="auto" w:fill="auto"/>
            <w:hideMark/>
          </w:tcPr>
          <w:p w14:paraId="48FD15A5" w14:textId="14566011" w:rsidR="00A035A5" w:rsidRPr="00FF064A" w:rsidRDefault="00A035A5" w:rsidP="1E46AA6C">
            <w:pPr>
              <w:spacing w:after="0" w:line="360" w:lineRule="auto"/>
              <w:jc w:val="both"/>
              <w:textAlignment w:val="baseline"/>
              <w:rPr>
                <w:rFonts w:ascii="Times New Roman" w:eastAsia="Times New Roman" w:hAnsi="Times New Roman" w:cs="Times New Roman"/>
                <w:sz w:val="24"/>
                <w:szCs w:val="24"/>
                <w:lang w:val="en-MY" w:eastAsia="zh-CN"/>
              </w:rPr>
            </w:pPr>
            <w:r w:rsidRPr="00FF064A">
              <w:rPr>
                <w:rFonts w:ascii="Times New Roman" w:eastAsia="Times New Roman" w:hAnsi="Times New Roman" w:cs="Times New Roman"/>
                <w:sz w:val="24"/>
                <w:szCs w:val="24"/>
                <w:lang w:val="en-MY" w:eastAsia="zh-CN"/>
              </w:rPr>
              <w:t xml:space="preserve">AMD’s Zen 2 architecture </w:t>
            </w:r>
            <w:r>
              <w:rPr>
                <w:rFonts w:ascii="Times New Roman" w:eastAsia="Times New Roman" w:hAnsi="Times New Roman" w:cs="Times New Roman"/>
                <w:sz w:val="24"/>
                <w:szCs w:val="24"/>
                <w:lang w:val="en-MY" w:eastAsia="zh-CN"/>
              </w:rPr>
              <w:t>is</w:t>
            </w:r>
            <w:r w:rsidRPr="00FF064A">
              <w:rPr>
                <w:rFonts w:ascii="Times New Roman" w:eastAsia="Times New Roman" w:hAnsi="Times New Roman" w:cs="Times New Roman"/>
                <w:sz w:val="24"/>
                <w:szCs w:val="24"/>
                <w:lang w:val="en-MY" w:eastAsia="zh-CN"/>
              </w:rPr>
              <w:t xml:space="preserve"> regarded as </w:t>
            </w:r>
            <w:r>
              <w:rPr>
                <w:rFonts w:ascii="Times New Roman" w:eastAsia="Times New Roman" w:hAnsi="Times New Roman" w:cs="Times New Roman"/>
                <w:sz w:val="24"/>
                <w:szCs w:val="24"/>
                <w:lang w:val="en-MY" w:eastAsia="zh-CN"/>
              </w:rPr>
              <w:t>a</w:t>
            </w:r>
            <w:r w:rsidRPr="00FF064A">
              <w:rPr>
                <w:rFonts w:ascii="Times New Roman" w:eastAsia="Times New Roman" w:hAnsi="Times New Roman" w:cs="Times New Roman"/>
                <w:sz w:val="24"/>
                <w:szCs w:val="24"/>
                <w:lang w:val="en-MY" w:eastAsia="zh-CN"/>
              </w:rPr>
              <w:t xml:space="preserve"> strong competitor in the CPU market which often offers immersive performance across various applications and workloads. The 7nm process which was built in with features delivers impressive performance-per-watt ratios as it helps to reduce power consumption and heat generation.  This is crucial to maintain a consistent performance overall without overheating </w:t>
            </w:r>
            <w:r w:rsidR="001A08FD" w:rsidRPr="00FF064A">
              <w:rPr>
                <w:rFonts w:ascii="Times New Roman" w:eastAsia="Times New Roman" w:hAnsi="Times New Roman" w:cs="Times New Roman"/>
                <w:sz w:val="24"/>
                <w:szCs w:val="24"/>
                <w:lang w:val="en-MY" w:eastAsia="zh-CN"/>
              </w:rPr>
              <w:t>with</w:t>
            </w:r>
            <w:r w:rsidRPr="00FF064A">
              <w:rPr>
                <w:rFonts w:ascii="Times New Roman" w:eastAsia="Times New Roman" w:hAnsi="Times New Roman" w:cs="Times New Roman"/>
                <w:sz w:val="24"/>
                <w:szCs w:val="24"/>
                <w:lang w:val="en-MY" w:eastAsia="zh-CN"/>
              </w:rPr>
              <w:t xml:space="preserve"> a high core of 8 available, AMD’s Zen 2 CPU </w:t>
            </w:r>
            <w:r>
              <w:rPr>
                <w:rFonts w:ascii="Times New Roman" w:eastAsia="Times New Roman" w:hAnsi="Times New Roman" w:cs="Times New Roman"/>
                <w:sz w:val="24"/>
                <w:szCs w:val="24"/>
                <w:lang w:val="en-MY" w:eastAsia="zh-CN"/>
              </w:rPr>
              <w:t>is</w:t>
            </w:r>
            <w:r w:rsidRPr="00FF064A">
              <w:rPr>
                <w:rFonts w:ascii="Times New Roman" w:eastAsia="Times New Roman" w:hAnsi="Times New Roman" w:cs="Times New Roman"/>
                <w:sz w:val="24"/>
                <w:szCs w:val="24"/>
                <w:lang w:val="en-MY" w:eastAsia="zh-CN"/>
              </w:rPr>
              <w:t xml:space="preserve"> implemented to its ability to multi-threaded workloads such as content creation, video editing</w:t>
            </w:r>
            <w:r>
              <w:rPr>
                <w:rFonts w:ascii="Times New Roman" w:eastAsia="Times New Roman" w:hAnsi="Times New Roman" w:cs="Times New Roman"/>
                <w:sz w:val="24"/>
                <w:szCs w:val="24"/>
                <w:lang w:val="en-MY" w:eastAsia="zh-CN"/>
              </w:rPr>
              <w:t>,</w:t>
            </w:r>
            <w:r w:rsidRPr="00FF064A">
              <w:rPr>
                <w:rFonts w:ascii="Times New Roman" w:eastAsia="Times New Roman" w:hAnsi="Times New Roman" w:cs="Times New Roman"/>
                <w:sz w:val="24"/>
                <w:szCs w:val="24"/>
                <w:lang w:val="en-MY" w:eastAsia="zh-CN"/>
              </w:rPr>
              <w:t xml:space="preserve"> and rendering. </w:t>
            </w:r>
          </w:p>
          <w:p w14:paraId="30342499" w14:textId="77777777" w:rsidR="00A035A5" w:rsidRPr="00FF064A" w:rsidRDefault="00A035A5" w:rsidP="1E46AA6C">
            <w:pPr>
              <w:spacing w:after="0" w:line="360" w:lineRule="auto"/>
              <w:jc w:val="both"/>
              <w:textAlignment w:val="baseline"/>
              <w:rPr>
                <w:rFonts w:ascii="Times New Roman" w:eastAsia="Times New Roman" w:hAnsi="Times New Roman" w:cs="Times New Roman"/>
                <w:sz w:val="24"/>
                <w:szCs w:val="24"/>
                <w:lang w:val="en-MY" w:eastAsia="zh-CN"/>
              </w:rPr>
            </w:pPr>
          </w:p>
          <w:p w14:paraId="5B6CE144" w14:textId="77777777" w:rsidR="00A035A5" w:rsidRPr="00FF064A" w:rsidRDefault="00A035A5" w:rsidP="1E46AA6C">
            <w:pPr>
              <w:spacing w:after="0" w:line="360" w:lineRule="auto"/>
              <w:jc w:val="both"/>
              <w:textAlignment w:val="baseline"/>
              <w:rPr>
                <w:rFonts w:ascii="Times New Roman" w:eastAsia="Times New Roman" w:hAnsi="Times New Roman" w:cs="Times New Roman"/>
                <w:sz w:val="24"/>
                <w:szCs w:val="24"/>
                <w:lang w:val="en-MY" w:eastAsia="zh-CN"/>
              </w:rPr>
            </w:pPr>
            <w:r w:rsidRPr="00FF064A">
              <w:rPr>
                <w:rFonts w:ascii="Times New Roman" w:eastAsia="Times New Roman" w:hAnsi="Times New Roman" w:cs="Times New Roman"/>
                <w:sz w:val="24"/>
                <w:szCs w:val="24"/>
                <w:lang w:val="en-MY" w:eastAsia="zh-CN"/>
              </w:rPr>
              <w:t xml:space="preserve">Zen 2 has improved its specific clock speeds which results in better-threaded performance </w:t>
            </w:r>
            <w:r>
              <w:rPr>
                <w:rFonts w:ascii="Times New Roman" w:eastAsia="Times New Roman" w:hAnsi="Times New Roman" w:cs="Times New Roman"/>
                <w:sz w:val="24"/>
                <w:szCs w:val="24"/>
                <w:lang w:val="en-MY" w:eastAsia="zh-CN"/>
              </w:rPr>
              <w:t>compared</w:t>
            </w:r>
            <w:r w:rsidRPr="00FF064A">
              <w:rPr>
                <w:rFonts w:ascii="Times New Roman" w:eastAsia="Times New Roman" w:hAnsi="Times New Roman" w:cs="Times New Roman"/>
                <w:sz w:val="24"/>
                <w:szCs w:val="24"/>
                <w:lang w:val="en-MY" w:eastAsia="zh-CN"/>
              </w:rPr>
              <w:t xml:space="preserve"> to previous console </w:t>
            </w:r>
            <w:r>
              <w:rPr>
                <w:rFonts w:ascii="Times New Roman" w:eastAsia="Times New Roman" w:hAnsi="Times New Roman" w:cs="Times New Roman"/>
                <w:sz w:val="24"/>
                <w:szCs w:val="24"/>
                <w:lang w:val="en-MY" w:eastAsia="zh-CN"/>
              </w:rPr>
              <w:t>models</w:t>
            </w:r>
            <w:r w:rsidRPr="00FF064A">
              <w:rPr>
                <w:rFonts w:ascii="Times New Roman" w:eastAsia="Times New Roman" w:hAnsi="Times New Roman" w:cs="Times New Roman"/>
                <w:sz w:val="24"/>
                <w:szCs w:val="24"/>
                <w:lang w:val="en-MY" w:eastAsia="zh-CN"/>
              </w:rPr>
              <w:t xml:space="preserve"> and architectures. Its architecture includes innovative </w:t>
            </w:r>
            <w:r w:rsidRPr="00FF064A">
              <w:rPr>
                <w:rFonts w:ascii="Times New Roman" w:eastAsia="Times New Roman" w:hAnsi="Times New Roman" w:cs="Times New Roman"/>
                <w:sz w:val="24"/>
                <w:szCs w:val="24"/>
                <w:lang w:val="en-MY" w:eastAsia="zh-CN"/>
              </w:rPr>
              <w:lastRenderedPageBreak/>
              <w:t>features such as chipset-based design, scalability</w:t>
            </w:r>
            <w:r>
              <w:rPr>
                <w:rFonts w:ascii="Times New Roman" w:eastAsia="Times New Roman" w:hAnsi="Times New Roman" w:cs="Times New Roman"/>
                <w:sz w:val="24"/>
                <w:szCs w:val="24"/>
                <w:lang w:val="en-MY" w:eastAsia="zh-CN"/>
              </w:rPr>
              <w:t>,</w:t>
            </w:r>
            <w:r w:rsidRPr="00FF064A">
              <w:rPr>
                <w:rFonts w:ascii="Times New Roman" w:eastAsia="Times New Roman" w:hAnsi="Times New Roman" w:cs="Times New Roman"/>
                <w:sz w:val="24"/>
                <w:szCs w:val="24"/>
                <w:lang w:val="en-MY" w:eastAsia="zh-CN"/>
              </w:rPr>
              <w:t xml:space="preserve"> and enhancing core counts without any redesigns.</w:t>
            </w:r>
          </w:p>
          <w:p w14:paraId="7B0AC5D1" w14:textId="77777777" w:rsidR="00A035A5" w:rsidRPr="00FF064A" w:rsidRDefault="00A035A5" w:rsidP="1E46AA6C">
            <w:pPr>
              <w:spacing w:after="0" w:line="360" w:lineRule="auto"/>
              <w:jc w:val="both"/>
              <w:textAlignment w:val="baseline"/>
              <w:rPr>
                <w:rFonts w:ascii="Times New Roman" w:eastAsia="Times New Roman" w:hAnsi="Times New Roman" w:cs="Times New Roman"/>
                <w:sz w:val="24"/>
                <w:szCs w:val="24"/>
                <w:lang w:val="en-MY" w:eastAsia="zh-CN"/>
              </w:rPr>
            </w:pPr>
          </w:p>
          <w:p w14:paraId="642434A4" w14:textId="6753D424" w:rsidR="00FB0612" w:rsidRPr="00850EE5" w:rsidRDefault="00A035A5" w:rsidP="00FB0612">
            <w:pPr>
              <w:spacing w:after="0" w:line="240" w:lineRule="auto"/>
              <w:jc w:val="both"/>
              <w:textAlignment w:val="baseline"/>
              <w:rPr>
                <w:rFonts w:ascii="Times New Roman" w:eastAsia="Times New Roman" w:hAnsi="Times New Roman" w:cs="Times New Roman"/>
                <w:sz w:val="24"/>
                <w:szCs w:val="24"/>
                <w:lang w:val="en-MY" w:eastAsia="zh-CN"/>
              </w:rPr>
            </w:pPr>
            <w:r w:rsidRPr="00FF064A">
              <w:rPr>
                <w:rFonts w:ascii="Times New Roman" w:eastAsia="Times New Roman" w:hAnsi="Times New Roman" w:cs="Times New Roman"/>
                <w:sz w:val="24"/>
                <w:szCs w:val="24"/>
                <w:lang w:val="en-MY" w:eastAsia="zh-CN"/>
              </w:rPr>
              <w:t xml:space="preserve">However, some early platform and BIOS </w:t>
            </w:r>
            <w:r>
              <w:rPr>
                <w:rFonts w:ascii="Times New Roman" w:eastAsia="Times New Roman" w:hAnsi="Times New Roman" w:cs="Times New Roman"/>
                <w:sz w:val="24"/>
                <w:szCs w:val="24"/>
                <w:lang w:val="en-MY" w:eastAsia="zh-CN"/>
              </w:rPr>
              <w:t>launches</w:t>
            </w:r>
            <w:r w:rsidRPr="00FF064A">
              <w:rPr>
                <w:rFonts w:ascii="Times New Roman" w:eastAsia="Times New Roman" w:hAnsi="Times New Roman" w:cs="Times New Roman"/>
                <w:sz w:val="24"/>
                <w:szCs w:val="24"/>
                <w:lang w:val="en-MY" w:eastAsia="zh-CN"/>
              </w:rPr>
              <w:t xml:space="preserve"> may cause some compatibility problems</w:t>
            </w:r>
            <w:r>
              <w:rPr>
                <w:rFonts w:ascii="Times New Roman" w:eastAsia="Times New Roman" w:hAnsi="Times New Roman" w:cs="Times New Roman"/>
                <w:sz w:val="24"/>
                <w:szCs w:val="24"/>
                <w:lang w:val="en-MY" w:eastAsia="zh-CN"/>
              </w:rPr>
              <w:t>,</w:t>
            </w:r>
            <w:r w:rsidRPr="00FF064A">
              <w:rPr>
                <w:rFonts w:ascii="Times New Roman" w:eastAsia="Times New Roman" w:hAnsi="Times New Roman" w:cs="Times New Roman"/>
                <w:sz w:val="24"/>
                <w:szCs w:val="24"/>
                <w:lang w:val="en-MY" w:eastAsia="zh-CN"/>
              </w:rPr>
              <w:t xml:space="preserve"> and overclocking potential </w:t>
            </w:r>
            <w:r>
              <w:rPr>
                <w:rFonts w:ascii="Times New Roman" w:eastAsia="Times New Roman" w:hAnsi="Times New Roman" w:cs="Times New Roman"/>
                <w:sz w:val="24"/>
                <w:szCs w:val="24"/>
                <w:lang w:val="en-MY" w:eastAsia="zh-CN"/>
              </w:rPr>
              <w:t>/</w:t>
            </w:r>
            <w:r w:rsidRPr="00FF064A">
              <w:rPr>
                <w:rFonts w:ascii="Times New Roman" w:eastAsia="Times New Roman" w:hAnsi="Times New Roman" w:cs="Times New Roman"/>
                <w:sz w:val="24"/>
                <w:szCs w:val="24"/>
                <w:lang w:val="en-MY" w:eastAsia="zh-CN"/>
              </w:rPr>
              <w:t xml:space="preserve">may be limited due to some Intel counterparts. Overall, AMD’S Zen 2 has </w:t>
            </w:r>
            <w:r>
              <w:rPr>
                <w:rFonts w:ascii="Times New Roman" w:eastAsia="Times New Roman" w:hAnsi="Times New Roman" w:cs="Times New Roman"/>
                <w:sz w:val="24"/>
                <w:szCs w:val="24"/>
                <w:lang w:val="en-MY" w:eastAsia="zh-CN"/>
              </w:rPr>
              <w:t>brought</w:t>
            </w:r>
            <w:r w:rsidRPr="00FF064A">
              <w:rPr>
                <w:rFonts w:ascii="Times New Roman" w:eastAsia="Times New Roman" w:hAnsi="Times New Roman" w:cs="Times New Roman"/>
                <w:sz w:val="24"/>
                <w:szCs w:val="24"/>
                <w:lang w:val="en-MY" w:eastAsia="zh-CN"/>
              </w:rPr>
              <w:t xml:space="preserve"> several </w:t>
            </w:r>
            <w:r>
              <w:rPr>
                <w:rFonts w:ascii="Times New Roman" w:eastAsia="Times New Roman" w:hAnsi="Times New Roman" w:cs="Times New Roman"/>
                <w:sz w:val="24"/>
                <w:szCs w:val="24"/>
                <w:lang w:val="en-MY" w:eastAsia="zh-CN"/>
              </w:rPr>
              <w:t>advancements</w:t>
            </w:r>
            <w:r w:rsidRPr="00FF064A">
              <w:rPr>
                <w:rFonts w:ascii="Times New Roman" w:eastAsia="Times New Roman" w:hAnsi="Times New Roman" w:cs="Times New Roman"/>
                <w:sz w:val="24"/>
                <w:szCs w:val="24"/>
                <w:lang w:val="en-MY" w:eastAsia="zh-CN"/>
              </w:rPr>
              <w:t xml:space="preserve"> to the </w:t>
            </w:r>
            <w:r>
              <w:rPr>
                <w:rFonts w:ascii="Times New Roman" w:eastAsia="Times New Roman" w:hAnsi="Times New Roman" w:cs="Times New Roman"/>
                <w:sz w:val="24"/>
                <w:szCs w:val="24"/>
                <w:lang w:val="en-MY" w:eastAsia="zh-CN"/>
              </w:rPr>
              <w:t>technology</w:t>
            </w:r>
            <w:r w:rsidRPr="00FF064A">
              <w:rPr>
                <w:rFonts w:ascii="Times New Roman" w:eastAsia="Times New Roman" w:hAnsi="Times New Roman" w:cs="Times New Roman"/>
                <w:sz w:val="24"/>
                <w:szCs w:val="24"/>
                <w:lang w:val="en-MY" w:eastAsia="zh-CN"/>
              </w:rPr>
              <w:t xml:space="preserve"> sector.</w:t>
            </w:r>
          </w:p>
        </w:tc>
      </w:tr>
    </w:tbl>
    <w:p w14:paraId="66D91F4B" w14:textId="77777777" w:rsidR="00A035A5" w:rsidRDefault="00A035A5" w:rsidP="00FB0612">
      <w:pPr>
        <w:tabs>
          <w:tab w:val="left" w:pos="1824"/>
        </w:tabs>
      </w:pPr>
    </w:p>
    <w:p w14:paraId="0D03BF11" w14:textId="5A3775BF" w:rsidR="001550BE" w:rsidRPr="00480E64" w:rsidRDefault="00FB0612" w:rsidP="00A035A5">
      <w:pPr>
        <w:pStyle w:val="Heading3"/>
      </w:pPr>
      <w:bookmarkStart w:id="14" w:name="_Toc153706352"/>
      <w:r>
        <w:t>System memory</w:t>
      </w:r>
      <w:bookmarkEnd w:id="14"/>
    </w:p>
    <w:p w14:paraId="3369C409" w14:textId="3CA9671C" w:rsidR="00617092" w:rsidRDefault="00613897" w:rsidP="00DA4556">
      <w:r>
        <w:rPr>
          <w:noProof/>
        </w:rPr>
        <w:drawing>
          <wp:anchor distT="0" distB="0" distL="114300" distR="114300" simplePos="0" relativeHeight="251658244" behindDoc="0" locked="0" layoutInCell="1" allowOverlap="1" wp14:anchorId="42B4C738" wp14:editId="3876B40F">
            <wp:simplePos x="0" y="0"/>
            <wp:positionH relativeFrom="margin">
              <wp:posOffset>1084559</wp:posOffset>
            </wp:positionH>
            <wp:positionV relativeFrom="paragraph">
              <wp:posOffset>1647</wp:posOffset>
            </wp:positionV>
            <wp:extent cx="3858895" cy="2571115"/>
            <wp:effectExtent l="0" t="0" r="8255" b="635"/>
            <wp:wrapThrough wrapText="bothSides">
              <wp:wrapPolygon edited="0">
                <wp:start x="0" y="0"/>
                <wp:lineTo x="0" y="21445"/>
                <wp:lineTo x="21540" y="21445"/>
                <wp:lineTo x="21540" y="0"/>
                <wp:lineTo x="0" y="0"/>
              </wp:wrapPolygon>
            </wp:wrapThrough>
            <wp:docPr id="1908510163" name="Picture 1908510163"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10163" name="Picture 1" descr="A close up of a computer chi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89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2F060" w14:textId="6FA8E015" w:rsidR="009032FF" w:rsidRDefault="009032FF" w:rsidP="00DA4556"/>
    <w:p w14:paraId="0275D872" w14:textId="77777777" w:rsidR="009032FF" w:rsidRPr="009032FF" w:rsidRDefault="009032FF" w:rsidP="00DA4556">
      <w:pPr>
        <w:rPr>
          <w:lang w:val="en-MY"/>
        </w:rPr>
      </w:pPr>
    </w:p>
    <w:p w14:paraId="3B92E2F2" w14:textId="69EA8666" w:rsidR="00617092" w:rsidRDefault="00617092" w:rsidP="00DA4556"/>
    <w:p w14:paraId="1C1DB18C" w14:textId="0CCB5765" w:rsidR="00617092" w:rsidRDefault="00617092" w:rsidP="00DA4556"/>
    <w:p w14:paraId="03FEA5BB" w14:textId="77777777" w:rsidR="00617092" w:rsidRDefault="00617092" w:rsidP="00DA4556"/>
    <w:p w14:paraId="3F32F171" w14:textId="14C68926" w:rsidR="00617092" w:rsidRDefault="00617092" w:rsidP="00DA4556"/>
    <w:p w14:paraId="2BA33E4F" w14:textId="77777777" w:rsidR="00617092" w:rsidRDefault="00617092" w:rsidP="00DA4556"/>
    <w:p w14:paraId="7778C8D8" w14:textId="77777777" w:rsidR="00617092" w:rsidRDefault="00617092" w:rsidP="00DA4556"/>
    <w:p w14:paraId="2A70EF04" w14:textId="3DB9B05A" w:rsidR="00617092" w:rsidRDefault="00617092" w:rsidP="00DA4556"/>
    <w:p w14:paraId="6D2F3656" w14:textId="0E8BE3EA" w:rsidR="00617092" w:rsidRPr="00D216DE" w:rsidRDefault="00D216DE" w:rsidP="00DD6514">
      <w:pPr>
        <w:jc w:val="center"/>
        <w:rPr>
          <w:lang w:val="en-MY"/>
        </w:rPr>
      </w:pPr>
      <w:r>
        <w:t xml:space="preserve">Figure above show single GDDR6 </w:t>
      </w:r>
      <w:r w:rsidR="00DD6514">
        <w:t>Module</w:t>
      </w:r>
    </w:p>
    <w:p w14:paraId="2855191D" w14:textId="402CFFD2" w:rsidR="00617092" w:rsidRDefault="00FB0612" w:rsidP="00DA4556">
      <w:r>
        <w:rPr>
          <w:noProof/>
        </w:rPr>
        <w:drawing>
          <wp:anchor distT="0" distB="0" distL="114300" distR="114300" simplePos="0" relativeHeight="251658245" behindDoc="0" locked="0" layoutInCell="1" allowOverlap="1" wp14:anchorId="223050EB" wp14:editId="6CC3CECA">
            <wp:simplePos x="0" y="0"/>
            <wp:positionH relativeFrom="margin">
              <wp:posOffset>1053830</wp:posOffset>
            </wp:positionH>
            <wp:positionV relativeFrom="paragraph">
              <wp:posOffset>89352</wp:posOffset>
            </wp:positionV>
            <wp:extent cx="3898265" cy="2192655"/>
            <wp:effectExtent l="0" t="0" r="6985" b="0"/>
            <wp:wrapThrough wrapText="bothSides">
              <wp:wrapPolygon edited="0">
                <wp:start x="0" y="0"/>
                <wp:lineTo x="0" y="21394"/>
                <wp:lineTo x="21533" y="21394"/>
                <wp:lineTo x="21533" y="0"/>
                <wp:lineTo x="0" y="0"/>
              </wp:wrapPolygon>
            </wp:wrapThrough>
            <wp:docPr id="1502759790" name="Picture 150275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65"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967BDF" w14:textId="5889F947" w:rsidR="00617092" w:rsidRDefault="00617092" w:rsidP="00DA4556"/>
    <w:p w14:paraId="4A3E0412" w14:textId="77777777" w:rsidR="00617092" w:rsidRDefault="00617092" w:rsidP="00DA4556"/>
    <w:p w14:paraId="4CAA4C5E" w14:textId="0C90DBE6" w:rsidR="00617092" w:rsidRDefault="00617092" w:rsidP="00DA4556"/>
    <w:p w14:paraId="77E7A551" w14:textId="77777777" w:rsidR="001143B1" w:rsidRDefault="001143B1" w:rsidP="00DA4556"/>
    <w:p w14:paraId="727ADE32" w14:textId="77777777" w:rsidR="001143B1" w:rsidRDefault="001143B1" w:rsidP="00DA4556"/>
    <w:p w14:paraId="3612224F" w14:textId="77777777" w:rsidR="001143B1" w:rsidRDefault="001143B1" w:rsidP="00DA4556"/>
    <w:p w14:paraId="505CBB27" w14:textId="77777777" w:rsidR="001143B1" w:rsidRDefault="001143B1" w:rsidP="00DA4556"/>
    <w:p w14:paraId="625B7581" w14:textId="77777777" w:rsidR="001143B1" w:rsidRDefault="001143B1" w:rsidP="00DA4556"/>
    <w:p w14:paraId="4954C19C" w14:textId="3DCE9D3C" w:rsidR="001143B1" w:rsidRDefault="00FB0612" w:rsidP="00FB0612">
      <w:pPr>
        <w:jc w:val="center"/>
      </w:pPr>
      <w:r>
        <w:t xml:space="preserve">Figure above </w:t>
      </w:r>
      <w:r w:rsidR="00965545">
        <w:t>Eight</w:t>
      </w:r>
      <w:r>
        <w:t xml:space="preserve"> 2GB GDDR6 Memory</w:t>
      </w:r>
    </w:p>
    <w:p w14:paraId="7EF936B9" w14:textId="77777777" w:rsidR="001143B1" w:rsidRDefault="001143B1" w:rsidP="00DA4556"/>
    <w:p w14:paraId="79AB4E22" w14:textId="77777777" w:rsidR="001143B1" w:rsidRDefault="001143B1" w:rsidP="00DA4556"/>
    <w:p w14:paraId="15D37F11" w14:textId="77777777" w:rsidR="00346B09" w:rsidRDefault="00346B09" w:rsidP="00DA4556"/>
    <w:p w14:paraId="3C03B088" w14:textId="77777777" w:rsidR="00346B09" w:rsidRDefault="00346B09" w:rsidP="00DA4556"/>
    <w:p w14:paraId="09C903B4" w14:textId="77777777" w:rsidR="00346B09" w:rsidRDefault="00346B09" w:rsidP="00DA4556"/>
    <w:p w14:paraId="312F560B" w14:textId="77777777" w:rsidR="00346B09" w:rsidRDefault="00346B09" w:rsidP="00DA4556"/>
    <w:tbl>
      <w:tblPr>
        <w:tblpPr w:leftFromText="180" w:rightFromText="180" w:vertAnchor="page" w:horzAnchor="margin" w:tblpY="1698"/>
        <w:tblW w:w="9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5910"/>
        <w:gridCol w:w="1305"/>
      </w:tblGrid>
      <w:tr w:rsidR="00346B09" w:rsidRPr="009032FF" w14:paraId="7B9C9335" w14:textId="77777777" w:rsidTr="00346B09">
        <w:trPr>
          <w:trHeight w:val="6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242DEAB" w14:textId="77777777" w:rsidR="00346B09" w:rsidRPr="009032FF" w:rsidRDefault="3C630873" w:rsidP="00346B09">
            <w:pPr>
              <w:spacing w:after="0" w:line="24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b/>
                <w:bCs/>
                <w:sz w:val="24"/>
                <w:szCs w:val="24"/>
                <w:lang w:val="en-MY" w:eastAsia="zh-CN"/>
              </w:rPr>
              <w:t>Component</w:t>
            </w:r>
            <w:r w:rsidRPr="1E46AA6C">
              <w:rPr>
                <w:rFonts w:ascii="Times New Roman" w:eastAsia="Times New Roman" w:hAnsi="Times New Roman" w:cs="Times New Roman"/>
                <w:sz w:val="24"/>
                <w:szCs w:val="24"/>
                <w:lang w:val="en-MY" w:eastAsia="zh-CN"/>
              </w:rPr>
              <w:t>  </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3A653F5B" w14:textId="77777777" w:rsidR="00346B09" w:rsidRPr="009032FF" w:rsidRDefault="3C630873" w:rsidP="00346B09">
            <w:pPr>
              <w:spacing w:after="0" w:line="24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b/>
                <w:bCs/>
                <w:sz w:val="24"/>
                <w:szCs w:val="24"/>
                <w:lang w:val="en-MY" w:eastAsia="zh-CN"/>
              </w:rPr>
              <w:t>Specification</w:t>
            </w:r>
            <w:r w:rsidRPr="1E46AA6C">
              <w:rPr>
                <w:rFonts w:ascii="Times New Roman" w:eastAsia="Times New Roman" w:hAnsi="Times New Roman" w:cs="Times New Roman"/>
                <w:sz w:val="24"/>
                <w:szCs w:val="24"/>
                <w:lang w:val="en-MY" w:eastAsia="zh-CN"/>
              </w:rPr>
              <w:t>  </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93C5BDA" w14:textId="77777777" w:rsidR="00346B09" w:rsidRPr="009032FF" w:rsidRDefault="3C630873" w:rsidP="00346B09">
            <w:pPr>
              <w:spacing w:after="0" w:line="24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b/>
                <w:bCs/>
                <w:sz w:val="24"/>
                <w:szCs w:val="24"/>
                <w:lang w:val="en-MY" w:eastAsia="zh-CN"/>
              </w:rPr>
              <w:t>Rating</w:t>
            </w:r>
            <w:r w:rsidRPr="1E46AA6C">
              <w:rPr>
                <w:rFonts w:ascii="Times New Roman" w:eastAsia="Times New Roman" w:hAnsi="Times New Roman" w:cs="Times New Roman"/>
                <w:sz w:val="24"/>
                <w:szCs w:val="24"/>
                <w:lang w:val="en-MY" w:eastAsia="zh-CN"/>
              </w:rPr>
              <w:t>  </w:t>
            </w:r>
          </w:p>
        </w:tc>
      </w:tr>
      <w:tr w:rsidR="00346B09" w:rsidRPr="009032FF" w14:paraId="0DB5F1E1" w14:textId="77777777" w:rsidTr="00346B09">
        <w:trPr>
          <w:trHeight w:val="6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0C8505D" w14:textId="77777777" w:rsidR="00346B09" w:rsidRPr="003F6522" w:rsidRDefault="00346B09" w:rsidP="00346B09">
            <w:pPr>
              <w:spacing w:after="0" w:line="240" w:lineRule="auto"/>
              <w:jc w:val="both"/>
              <w:textAlignment w:val="baseline"/>
              <w:rPr>
                <w:rFonts w:ascii="Times New Roman" w:eastAsia="Times New Roman" w:hAnsi="Times New Roman" w:cs="Times New Roman"/>
                <w:sz w:val="24"/>
                <w:szCs w:val="24"/>
                <w:lang w:val="en-MY" w:eastAsia="zh-CN"/>
              </w:rPr>
            </w:pPr>
            <w:r w:rsidRPr="003F6522">
              <w:rPr>
                <w:rFonts w:ascii="Times New Roman" w:eastAsia="Times New Roman" w:hAnsi="Times New Roman" w:cs="Times New Roman"/>
                <w:sz w:val="24"/>
                <w:szCs w:val="24"/>
                <w:lang w:val="en-MY" w:eastAsia="zh-CN"/>
              </w:rPr>
              <w:t>System memory </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5485084E" w14:textId="77777777" w:rsidR="00346B09" w:rsidRDefault="00346B09" w:rsidP="1E46AA6C">
            <w:pPr>
              <w:pStyle w:val="ListParagraph"/>
              <w:numPr>
                <w:ilvl w:val="0"/>
                <w:numId w:val="13"/>
              </w:numPr>
              <w:spacing w:after="0" w:line="360" w:lineRule="auto"/>
              <w:textAlignment w:val="baseline"/>
              <w:rPr>
                <w:rFonts w:ascii="Times New Roman" w:eastAsia="Times New Roman" w:hAnsi="Times New Roman" w:cs="Times New Roman"/>
                <w:sz w:val="24"/>
                <w:szCs w:val="24"/>
                <w:lang w:val="en-MY" w:eastAsia="zh-CN"/>
              </w:rPr>
            </w:pPr>
            <w:r w:rsidRPr="003F6522">
              <w:rPr>
                <w:rFonts w:ascii="Times New Roman" w:eastAsia="Times New Roman" w:hAnsi="Times New Roman" w:cs="Times New Roman"/>
                <w:sz w:val="24"/>
                <w:szCs w:val="24"/>
                <w:lang w:val="en-MY" w:eastAsia="zh-CN"/>
              </w:rPr>
              <w:t>16GB GDDR6 Memory </w:t>
            </w:r>
          </w:p>
          <w:p w14:paraId="52C278C4" w14:textId="77777777" w:rsidR="00E5214B" w:rsidRDefault="00E5214B" w:rsidP="1E46AA6C">
            <w:pPr>
              <w:pStyle w:val="ListParagraph"/>
              <w:numPr>
                <w:ilvl w:val="0"/>
                <w:numId w:val="13"/>
              </w:numPr>
              <w:spacing w:after="0" w:line="360" w:lineRule="auto"/>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Memory bus of 256 bits</w:t>
            </w:r>
          </w:p>
          <w:p w14:paraId="408BBEE1" w14:textId="77777777" w:rsidR="00E5214B" w:rsidRDefault="00274E95" w:rsidP="1E46AA6C">
            <w:pPr>
              <w:pStyle w:val="ListParagraph"/>
              <w:numPr>
                <w:ilvl w:val="0"/>
                <w:numId w:val="13"/>
              </w:numPr>
              <w:spacing w:after="0" w:line="360" w:lineRule="auto"/>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Bandwidth of 448.0 GB/s</w:t>
            </w:r>
          </w:p>
          <w:p w14:paraId="5FBFE037" w14:textId="309DD45B" w:rsidR="00346B09" w:rsidRPr="003F6522" w:rsidRDefault="00346B09" w:rsidP="00346B09">
            <w:pPr>
              <w:spacing w:after="0" w:line="240" w:lineRule="auto"/>
              <w:textAlignment w:val="baseline"/>
              <w:rPr>
                <w:rFonts w:ascii="Times New Roman" w:eastAsia="Times New Roman" w:hAnsi="Times New Roman" w:cs="Times New Roman"/>
                <w:sz w:val="24"/>
                <w:szCs w:val="24"/>
                <w:lang w:val="en-MY" w:eastAsia="zh-CN"/>
              </w:rPr>
            </w:pP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F09956A" w14:textId="77777777" w:rsidR="00346B09" w:rsidRPr="009032FF" w:rsidRDefault="3C630873" w:rsidP="00346B09">
            <w:pPr>
              <w:spacing w:after="0" w:line="24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color w:val="2E74B5" w:themeColor="accent5" w:themeShade="BF"/>
                <w:sz w:val="24"/>
                <w:szCs w:val="24"/>
                <w:lang w:val="en-MY" w:eastAsia="zh-CN"/>
              </w:rPr>
              <w:t> 4</w:t>
            </w:r>
            <w:r w:rsidR="00346B09" w:rsidRPr="1E46AA6C">
              <w:rPr>
                <w:rFonts w:ascii="Times New Roman" w:eastAsia="Times New Roman" w:hAnsi="Times New Roman" w:cs="Times New Roman"/>
                <w:color w:val="2E74B5" w:themeColor="accent5" w:themeShade="BF"/>
                <w:sz w:val="24"/>
                <w:szCs w:val="24"/>
                <w:lang w:val="en-MY" w:eastAsia="zh-CN"/>
              </w:rPr>
              <w:t>/5 </w:t>
            </w:r>
          </w:p>
        </w:tc>
      </w:tr>
      <w:tr w:rsidR="00346B09" w:rsidRPr="009032FF" w14:paraId="53B0EDE5" w14:textId="77777777" w:rsidTr="00346B09">
        <w:trPr>
          <w:trHeight w:val="600"/>
        </w:trPr>
        <w:tc>
          <w:tcPr>
            <w:tcW w:w="91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80D0D92" w14:textId="77777777" w:rsidR="00346B09" w:rsidRPr="009032FF" w:rsidRDefault="00346B09" w:rsidP="00346B09">
            <w:pPr>
              <w:spacing w:after="0" w:line="240" w:lineRule="auto"/>
              <w:jc w:val="both"/>
              <w:textAlignment w:val="baseline"/>
              <w:rPr>
                <w:rFonts w:ascii="Times New Roman" w:eastAsia="Times New Roman" w:hAnsi="Times New Roman" w:cs="Times New Roman"/>
                <w:sz w:val="24"/>
                <w:szCs w:val="24"/>
                <w:lang w:val="en-MY" w:eastAsia="zh-CN"/>
              </w:rPr>
            </w:pPr>
            <w:r w:rsidRPr="009032FF">
              <w:rPr>
                <w:rFonts w:ascii="Times New Roman" w:eastAsia="Times New Roman" w:hAnsi="Times New Roman" w:cs="Times New Roman"/>
                <w:b/>
                <w:bCs/>
                <w:sz w:val="24"/>
                <w:szCs w:val="24"/>
                <w:lang w:val="en-MY" w:eastAsia="zh-CN"/>
              </w:rPr>
              <w:t>Description</w:t>
            </w:r>
            <w:r w:rsidRPr="009032FF">
              <w:rPr>
                <w:rFonts w:ascii="Times New Roman" w:eastAsia="Times New Roman" w:hAnsi="Times New Roman" w:cs="Times New Roman"/>
                <w:sz w:val="24"/>
                <w:szCs w:val="24"/>
                <w:lang w:val="en-MY" w:eastAsia="zh-CN"/>
              </w:rPr>
              <w:t>  </w:t>
            </w:r>
          </w:p>
          <w:p w14:paraId="47CE62CB" w14:textId="535377D6" w:rsidR="00346B09" w:rsidRPr="009032FF" w:rsidRDefault="000013A7" w:rsidP="00346B09">
            <w:pPr>
              <w:spacing w:after="0" w:line="24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PS5’s system memory includes </w:t>
            </w:r>
            <w:r w:rsidR="00373C56">
              <w:rPr>
                <w:rFonts w:ascii="Times New Roman" w:eastAsia="Times New Roman" w:hAnsi="Times New Roman" w:cs="Times New Roman"/>
                <w:sz w:val="24"/>
                <w:szCs w:val="24"/>
                <w:lang w:val="en-MY" w:eastAsia="zh-CN"/>
              </w:rPr>
              <w:t>advanced features that enhance gaming performance by equip</w:t>
            </w:r>
            <w:r w:rsidR="00D45F82">
              <w:rPr>
                <w:rFonts w:ascii="Times New Roman" w:eastAsia="Times New Roman" w:hAnsi="Times New Roman" w:cs="Times New Roman"/>
                <w:sz w:val="24"/>
                <w:szCs w:val="24"/>
                <w:lang w:val="en-MY" w:eastAsia="zh-CN"/>
              </w:rPr>
              <w:t xml:space="preserve">ping </w:t>
            </w:r>
            <w:r w:rsidR="00C04387">
              <w:rPr>
                <w:rFonts w:ascii="Times New Roman" w:eastAsia="Times New Roman" w:hAnsi="Times New Roman" w:cs="Times New Roman"/>
                <w:sz w:val="24"/>
                <w:szCs w:val="24"/>
                <w:lang w:val="en-MY" w:eastAsia="zh-CN"/>
              </w:rPr>
              <w:t xml:space="preserve">it </w:t>
            </w:r>
            <w:r w:rsidR="00D45F82">
              <w:rPr>
                <w:rFonts w:ascii="Times New Roman" w:eastAsia="Times New Roman" w:hAnsi="Times New Roman" w:cs="Times New Roman"/>
                <w:sz w:val="24"/>
                <w:szCs w:val="24"/>
                <w:lang w:val="en-MY" w:eastAsia="zh-CN"/>
              </w:rPr>
              <w:t>with a customized system architecture</w:t>
            </w:r>
            <w:r w:rsidR="00F373D8">
              <w:rPr>
                <w:rFonts w:ascii="Times New Roman" w:eastAsia="Times New Roman" w:hAnsi="Times New Roman" w:cs="Times New Roman"/>
                <w:sz w:val="24"/>
                <w:szCs w:val="24"/>
                <w:lang w:val="en-MY" w:eastAsia="zh-CN"/>
              </w:rPr>
              <w:t>.</w:t>
            </w:r>
            <w:r w:rsidR="000C30AC">
              <w:rPr>
                <w:rFonts w:ascii="Times New Roman" w:eastAsia="Times New Roman" w:hAnsi="Times New Roman" w:cs="Times New Roman"/>
                <w:sz w:val="24"/>
                <w:szCs w:val="24"/>
                <w:lang w:val="en-MY" w:eastAsia="zh-CN"/>
              </w:rPr>
              <w:t xml:space="preserve"> PS5’s console features 16GB of GDD</w:t>
            </w:r>
            <w:r w:rsidR="00D90309">
              <w:rPr>
                <w:rFonts w:ascii="Times New Roman" w:eastAsia="Times New Roman" w:hAnsi="Times New Roman" w:cs="Times New Roman"/>
                <w:sz w:val="24"/>
                <w:szCs w:val="24"/>
                <w:lang w:val="en-MY" w:eastAsia="zh-CN"/>
              </w:rPr>
              <w:t xml:space="preserve">R6 memory and </w:t>
            </w:r>
            <w:r w:rsidR="00CF5E06">
              <w:rPr>
                <w:rFonts w:ascii="Times New Roman" w:eastAsia="Times New Roman" w:hAnsi="Times New Roman" w:cs="Times New Roman"/>
                <w:sz w:val="24"/>
                <w:szCs w:val="24"/>
                <w:lang w:val="en-MY" w:eastAsia="zh-CN"/>
              </w:rPr>
              <w:t xml:space="preserve">the system itself </w:t>
            </w:r>
            <w:r w:rsidR="003223B1">
              <w:rPr>
                <w:rFonts w:ascii="Times New Roman" w:eastAsia="Times New Roman" w:hAnsi="Times New Roman" w:cs="Times New Roman"/>
                <w:sz w:val="24"/>
                <w:szCs w:val="24"/>
                <w:lang w:val="en-MY" w:eastAsia="zh-CN"/>
              </w:rPr>
              <w:t>boasts up to an impressive memory bandwidth of 448.0 GB/s</w:t>
            </w:r>
            <w:r w:rsidR="00C04387">
              <w:rPr>
                <w:rFonts w:ascii="Times New Roman" w:eastAsia="Times New Roman" w:hAnsi="Times New Roman" w:cs="Times New Roman"/>
                <w:sz w:val="24"/>
                <w:szCs w:val="24"/>
                <w:lang w:val="en-MY" w:eastAsia="zh-CN"/>
              </w:rPr>
              <w:t>.</w:t>
            </w:r>
            <w:r w:rsidR="007D56FF">
              <w:rPr>
                <w:rFonts w:ascii="Times New Roman" w:eastAsia="Times New Roman" w:hAnsi="Times New Roman" w:cs="Times New Roman"/>
                <w:sz w:val="24"/>
                <w:szCs w:val="24"/>
                <w:lang w:val="en-MY" w:eastAsia="zh-CN"/>
              </w:rPr>
              <w:t xml:space="preserve"> Speaking of system ar</w:t>
            </w:r>
            <w:r w:rsidR="00D247C4">
              <w:rPr>
                <w:rFonts w:ascii="Times New Roman" w:eastAsia="Times New Roman" w:hAnsi="Times New Roman" w:cs="Times New Roman"/>
                <w:sz w:val="24"/>
                <w:szCs w:val="24"/>
                <w:lang w:val="en-MY" w:eastAsia="zh-CN"/>
              </w:rPr>
              <w:t xml:space="preserve">chitecture, it utilizes </w:t>
            </w:r>
            <w:r w:rsidR="00BD7F6F">
              <w:rPr>
                <w:rFonts w:ascii="Times New Roman" w:eastAsia="Times New Roman" w:hAnsi="Times New Roman" w:cs="Times New Roman"/>
                <w:sz w:val="24"/>
                <w:szCs w:val="24"/>
                <w:lang w:val="en-MY" w:eastAsia="zh-CN"/>
              </w:rPr>
              <w:t>an</w:t>
            </w:r>
            <w:r w:rsidR="00D247C4">
              <w:rPr>
                <w:rFonts w:ascii="Times New Roman" w:eastAsia="Times New Roman" w:hAnsi="Times New Roman" w:cs="Times New Roman"/>
                <w:sz w:val="24"/>
                <w:szCs w:val="24"/>
                <w:lang w:val="en-MY" w:eastAsia="zh-CN"/>
              </w:rPr>
              <w:t xml:space="preserve"> architecture known as </w:t>
            </w:r>
            <w:r w:rsidR="00BD7F6F">
              <w:rPr>
                <w:rFonts w:ascii="Times New Roman" w:eastAsia="Times New Roman" w:hAnsi="Times New Roman" w:cs="Times New Roman"/>
                <w:sz w:val="24"/>
                <w:szCs w:val="24"/>
                <w:lang w:val="en-MY" w:eastAsia="zh-CN"/>
              </w:rPr>
              <w:t xml:space="preserve">unified memory that </w:t>
            </w:r>
            <w:r w:rsidR="001D6EF4">
              <w:rPr>
                <w:rFonts w:ascii="Times New Roman" w:eastAsia="Times New Roman" w:hAnsi="Times New Roman" w:cs="Times New Roman"/>
                <w:sz w:val="24"/>
                <w:szCs w:val="24"/>
                <w:lang w:val="en-MY" w:eastAsia="zh-CN"/>
              </w:rPr>
              <w:t>allows</w:t>
            </w:r>
            <w:r w:rsidR="00BD7F6F">
              <w:rPr>
                <w:rFonts w:ascii="Times New Roman" w:eastAsia="Times New Roman" w:hAnsi="Times New Roman" w:cs="Times New Roman"/>
                <w:sz w:val="24"/>
                <w:szCs w:val="24"/>
                <w:lang w:val="en-MY" w:eastAsia="zh-CN"/>
              </w:rPr>
              <w:t xml:space="preserve"> both CPU and GPU to access same pool of memory</w:t>
            </w:r>
            <w:r w:rsidR="00434246">
              <w:rPr>
                <w:rFonts w:ascii="Times New Roman" w:eastAsia="Times New Roman" w:hAnsi="Times New Roman" w:cs="Times New Roman"/>
                <w:sz w:val="24"/>
                <w:szCs w:val="24"/>
                <w:lang w:val="en-MY" w:eastAsia="zh-CN"/>
              </w:rPr>
              <w:t>. Thus</w:t>
            </w:r>
            <w:r w:rsidR="001A08FD">
              <w:rPr>
                <w:rFonts w:ascii="Times New Roman" w:eastAsia="Times New Roman" w:hAnsi="Times New Roman" w:cs="Times New Roman"/>
                <w:sz w:val="24"/>
                <w:szCs w:val="24"/>
                <w:lang w:val="en-MY" w:eastAsia="zh-CN"/>
              </w:rPr>
              <w:t>,</w:t>
            </w:r>
            <w:r w:rsidR="00434246">
              <w:rPr>
                <w:rFonts w:ascii="Times New Roman" w:eastAsia="Times New Roman" w:hAnsi="Times New Roman" w:cs="Times New Roman"/>
                <w:sz w:val="24"/>
                <w:szCs w:val="24"/>
                <w:lang w:val="en-MY" w:eastAsia="zh-CN"/>
              </w:rPr>
              <w:t xml:space="preserve"> allowing</w:t>
            </w:r>
            <w:r w:rsidR="001D6EF4">
              <w:rPr>
                <w:rFonts w:ascii="Times New Roman" w:eastAsia="Times New Roman" w:hAnsi="Times New Roman" w:cs="Times New Roman"/>
                <w:sz w:val="24"/>
                <w:szCs w:val="24"/>
                <w:lang w:val="en-MY" w:eastAsia="zh-CN"/>
              </w:rPr>
              <w:t xml:space="preserve"> data access and </w:t>
            </w:r>
            <w:r w:rsidR="006252B5">
              <w:rPr>
                <w:rFonts w:ascii="Times New Roman" w:eastAsia="Times New Roman" w:hAnsi="Times New Roman" w:cs="Times New Roman"/>
                <w:sz w:val="24"/>
                <w:szCs w:val="24"/>
                <w:lang w:val="en-MY" w:eastAsia="zh-CN"/>
              </w:rPr>
              <w:t>minimizes bottlenecks between processor and graphics.</w:t>
            </w:r>
            <w:r w:rsidR="001D6EF4">
              <w:rPr>
                <w:rFonts w:ascii="Times New Roman" w:eastAsia="Times New Roman" w:hAnsi="Times New Roman" w:cs="Times New Roman"/>
                <w:sz w:val="24"/>
                <w:szCs w:val="24"/>
                <w:lang w:val="en-MY" w:eastAsia="zh-CN"/>
              </w:rPr>
              <w:t xml:space="preserve"> </w:t>
            </w:r>
          </w:p>
        </w:tc>
      </w:tr>
      <w:tr w:rsidR="00346B09" w:rsidRPr="009032FF" w14:paraId="4E8D0627" w14:textId="77777777" w:rsidTr="00346B09">
        <w:trPr>
          <w:trHeight w:val="600"/>
        </w:trPr>
        <w:tc>
          <w:tcPr>
            <w:tcW w:w="91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5A35676" w14:textId="77777777" w:rsidR="00346B09" w:rsidRPr="009032FF" w:rsidRDefault="00346B09" w:rsidP="00346B09">
            <w:pPr>
              <w:spacing w:after="0" w:line="240" w:lineRule="auto"/>
              <w:jc w:val="both"/>
              <w:textAlignment w:val="baseline"/>
              <w:rPr>
                <w:rFonts w:ascii="Times New Roman" w:eastAsia="Times New Roman" w:hAnsi="Times New Roman" w:cs="Times New Roman"/>
                <w:sz w:val="24"/>
                <w:szCs w:val="24"/>
                <w:lang w:val="en-MY" w:eastAsia="zh-CN"/>
              </w:rPr>
            </w:pPr>
            <w:r w:rsidRPr="009032FF">
              <w:rPr>
                <w:rFonts w:ascii="Times New Roman" w:eastAsia="Times New Roman" w:hAnsi="Times New Roman" w:cs="Times New Roman"/>
                <w:b/>
                <w:bCs/>
                <w:sz w:val="24"/>
                <w:szCs w:val="24"/>
                <w:lang w:val="en-MY" w:eastAsia="zh-CN"/>
              </w:rPr>
              <w:t>Opinion and Advantages/Disadvantages</w:t>
            </w:r>
            <w:r w:rsidRPr="009032FF">
              <w:rPr>
                <w:rFonts w:ascii="Times New Roman" w:eastAsia="Times New Roman" w:hAnsi="Times New Roman" w:cs="Times New Roman"/>
                <w:sz w:val="24"/>
                <w:szCs w:val="24"/>
                <w:lang w:val="en-MY" w:eastAsia="zh-CN"/>
              </w:rPr>
              <w:t>  </w:t>
            </w:r>
          </w:p>
          <w:p w14:paraId="2638D8C4" w14:textId="77777777" w:rsidR="00346B09" w:rsidRPr="008A7CC6" w:rsidRDefault="00346B09" w:rsidP="00346B09">
            <w:pPr>
              <w:spacing w:after="0" w:line="240" w:lineRule="auto"/>
              <w:jc w:val="both"/>
              <w:textAlignment w:val="baseline"/>
              <w:rPr>
                <w:rFonts w:ascii="Times New Roman" w:eastAsia="Times New Roman" w:hAnsi="Times New Roman" w:cs="Times New Roman"/>
                <w:sz w:val="24"/>
                <w:szCs w:val="24"/>
                <w:lang w:val="en-MY" w:eastAsia="zh-CN"/>
              </w:rPr>
            </w:pPr>
            <w:r w:rsidRPr="009032FF">
              <w:rPr>
                <w:rFonts w:ascii="Times New Roman" w:eastAsia="Times New Roman" w:hAnsi="Times New Roman" w:cs="Times New Roman"/>
                <w:sz w:val="24"/>
                <w:szCs w:val="24"/>
                <w:lang w:val="en-MY" w:eastAsia="zh-CN"/>
              </w:rPr>
              <w:t xml:space="preserve">With 16 GB </w:t>
            </w:r>
            <w:r w:rsidRPr="008A7CC6">
              <w:rPr>
                <w:rFonts w:ascii="Times New Roman" w:eastAsia="Times New Roman" w:hAnsi="Times New Roman" w:cs="Times New Roman"/>
                <w:sz w:val="24"/>
                <w:szCs w:val="24"/>
                <w:lang w:val="en-MY" w:eastAsia="zh-CN"/>
              </w:rPr>
              <w:t>worth</w:t>
            </w:r>
            <w:r w:rsidRPr="009032FF">
              <w:rPr>
                <w:rFonts w:ascii="Times New Roman" w:eastAsia="Times New Roman" w:hAnsi="Times New Roman" w:cs="Times New Roman"/>
                <w:sz w:val="24"/>
                <w:szCs w:val="24"/>
                <w:lang w:val="en-MY" w:eastAsia="zh-CN"/>
              </w:rPr>
              <w:t xml:space="preserve"> of memory size, it allows for smoother performance </w:t>
            </w:r>
            <w:r w:rsidRPr="008A7CC6">
              <w:rPr>
                <w:rFonts w:ascii="Times New Roman" w:eastAsia="Times New Roman" w:hAnsi="Times New Roman" w:cs="Times New Roman"/>
                <w:sz w:val="24"/>
                <w:szCs w:val="24"/>
                <w:lang w:val="en-MY" w:eastAsia="zh-CN"/>
              </w:rPr>
              <w:t>on</w:t>
            </w:r>
            <w:r w:rsidRPr="009032FF">
              <w:rPr>
                <w:rFonts w:ascii="Times New Roman" w:eastAsia="Times New Roman" w:hAnsi="Times New Roman" w:cs="Times New Roman"/>
                <w:sz w:val="24"/>
                <w:szCs w:val="24"/>
                <w:lang w:val="en-MY" w:eastAsia="zh-CN"/>
              </w:rPr>
              <w:t xml:space="preserve"> various occasions such as 4k smooth gaming, </w:t>
            </w:r>
            <w:r w:rsidRPr="008A7CC6">
              <w:rPr>
                <w:rFonts w:ascii="Times New Roman" w:eastAsia="Times New Roman" w:hAnsi="Times New Roman" w:cs="Times New Roman"/>
                <w:sz w:val="24"/>
                <w:szCs w:val="24"/>
                <w:lang w:val="en-MY" w:eastAsia="zh-CN"/>
              </w:rPr>
              <w:t>VR</w:t>
            </w:r>
            <w:r w:rsidRPr="009032FF">
              <w:rPr>
                <w:rFonts w:ascii="Times New Roman" w:eastAsia="Times New Roman" w:hAnsi="Times New Roman" w:cs="Times New Roman"/>
                <w:sz w:val="24"/>
                <w:szCs w:val="24"/>
                <w:lang w:val="en-MY" w:eastAsia="zh-CN"/>
              </w:rPr>
              <w:t xml:space="preserve"> applications or </w:t>
            </w:r>
            <w:r w:rsidRPr="008A7CC6">
              <w:rPr>
                <w:rFonts w:ascii="Times New Roman" w:eastAsia="Times New Roman" w:hAnsi="Times New Roman" w:cs="Times New Roman"/>
                <w:sz w:val="24"/>
                <w:szCs w:val="24"/>
                <w:lang w:val="en-MY" w:eastAsia="zh-CN"/>
              </w:rPr>
              <w:t>complex 3d rendering. It reduces the chances of running out of memory by avoiding performance bottlenecks and ensuring the graphics card remains viable for handling upcoming software requirements. Not only that, having that substantial amount of memory available is available for storing textures, frame buffers, and other data related to high-resolution performance gaming.</w:t>
            </w:r>
          </w:p>
          <w:p w14:paraId="6DE0A041" w14:textId="77777777" w:rsidR="00346B09" w:rsidRPr="008A7CC6" w:rsidRDefault="00346B09" w:rsidP="00346B09">
            <w:pPr>
              <w:spacing w:after="0" w:line="240" w:lineRule="auto"/>
              <w:jc w:val="both"/>
              <w:textAlignment w:val="baseline"/>
              <w:rPr>
                <w:rFonts w:ascii="Times New Roman" w:eastAsia="Times New Roman" w:hAnsi="Times New Roman" w:cs="Times New Roman"/>
                <w:sz w:val="24"/>
                <w:szCs w:val="24"/>
                <w:lang w:val="en-MY" w:eastAsia="zh-CN"/>
              </w:rPr>
            </w:pPr>
          </w:p>
          <w:p w14:paraId="5D70E1A3" w14:textId="119195EC" w:rsidR="00346B09" w:rsidRPr="009032FF" w:rsidRDefault="00346B09" w:rsidP="00346B09">
            <w:pPr>
              <w:spacing w:after="0" w:line="240" w:lineRule="auto"/>
              <w:jc w:val="both"/>
              <w:textAlignment w:val="baseline"/>
              <w:rPr>
                <w:rFonts w:ascii="Times New Roman" w:eastAsia="Times New Roman" w:hAnsi="Times New Roman" w:cs="Times New Roman"/>
                <w:sz w:val="24"/>
                <w:szCs w:val="24"/>
                <w:lang w:val="en-MY" w:eastAsia="zh-CN"/>
              </w:rPr>
            </w:pPr>
            <w:r w:rsidRPr="008A7CC6">
              <w:rPr>
                <w:rFonts w:ascii="Times New Roman" w:eastAsia="Times New Roman" w:hAnsi="Times New Roman" w:cs="Times New Roman"/>
                <w:sz w:val="24"/>
                <w:szCs w:val="24"/>
                <w:lang w:val="en-MY" w:eastAsia="zh-CN"/>
              </w:rPr>
              <w:t>However, the cost may be high as we can see from the current market trend, normally graphics card with larger memory capacities often come with a higher price tag. As for heat dissipation, greater the memory size, means more memory chips will be used and generate more heat. A cooling system has been utilized so that issue isn’t that much of a great deal.</w:t>
            </w:r>
          </w:p>
        </w:tc>
      </w:tr>
    </w:tbl>
    <w:p w14:paraId="624B688F" w14:textId="77777777" w:rsidR="00346B09" w:rsidRDefault="00346B09" w:rsidP="00346B09"/>
    <w:p w14:paraId="7956057A" w14:textId="3FE7E975" w:rsidR="00FB0612" w:rsidRDefault="00FB0612" w:rsidP="00DA4556"/>
    <w:p w14:paraId="316EA19E" w14:textId="7BD6BAFC" w:rsidR="008A362F" w:rsidRDefault="00DC18BA" w:rsidP="00DC18BA">
      <w:pPr>
        <w:pStyle w:val="Heading3"/>
      </w:pPr>
      <w:bookmarkStart w:id="15" w:name="_Toc153706353"/>
      <w:r>
        <w:lastRenderedPageBreak/>
        <w:t>Cooling system</w:t>
      </w:r>
      <w:bookmarkEnd w:id="15"/>
    </w:p>
    <w:p w14:paraId="1A88C584" w14:textId="078678FF" w:rsidR="00FB0612" w:rsidRDefault="002A7C22" w:rsidP="00DA4556">
      <w:r>
        <w:rPr>
          <w:noProof/>
        </w:rPr>
        <w:drawing>
          <wp:anchor distT="0" distB="0" distL="114300" distR="114300" simplePos="0" relativeHeight="251658248" behindDoc="0" locked="0" layoutInCell="1" allowOverlap="1" wp14:anchorId="46618350" wp14:editId="04D6B1F7">
            <wp:simplePos x="0" y="0"/>
            <wp:positionH relativeFrom="margin">
              <wp:posOffset>1632412</wp:posOffset>
            </wp:positionH>
            <wp:positionV relativeFrom="paragraph">
              <wp:posOffset>131329</wp:posOffset>
            </wp:positionV>
            <wp:extent cx="2628900" cy="1750695"/>
            <wp:effectExtent l="0" t="0" r="0" b="1905"/>
            <wp:wrapThrough wrapText="bothSides">
              <wp:wrapPolygon edited="0">
                <wp:start x="0" y="0"/>
                <wp:lineTo x="0" y="21388"/>
                <wp:lineTo x="21443" y="21388"/>
                <wp:lineTo x="21443" y="0"/>
                <wp:lineTo x="0" y="0"/>
              </wp:wrapPolygon>
            </wp:wrapThrough>
            <wp:docPr id="228373801" name="Picture 228373801" descr="The PS5's actual silicon processor is revealed in these first gorgeous  photo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S5's actual silicon processor is revealed in these first gorgeous  photos - The Ver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8900" cy="175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A452A" w14:textId="11CBBDCB" w:rsidR="00FB0612" w:rsidRDefault="00FB0612" w:rsidP="00DA4556"/>
    <w:p w14:paraId="1072C980" w14:textId="77777777" w:rsidR="007C710F" w:rsidRPr="007C710F" w:rsidRDefault="007C710F" w:rsidP="007C710F"/>
    <w:p w14:paraId="545AEC55" w14:textId="77777777" w:rsidR="007C710F" w:rsidRPr="007C710F" w:rsidRDefault="007C710F" w:rsidP="007C710F"/>
    <w:p w14:paraId="2F293096" w14:textId="77777777" w:rsidR="007C710F" w:rsidRPr="007C710F" w:rsidRDefault="007C710F" w:rsidP="007C710F"/>
    <w:p w14:paraId="737E95F2" w14:textId="77777777" w:rsidR="007C710F" w:rsidRPr="007C710F" w:rsidRDefault="007C710F" w:rsidP="007C710F"/>
    <w:p w14:paraId="14B84563" w14:textId="77777777" w:rsidR="0082389B" w:rsidRDefault="0082389B" w:rsidP="00F335FE">
      <w:pPr>
        <w:tabs>
          <w:tab w:val="left" w:pos="2197"/>
        </w:tabs>
      </w:pPr>
    </w:p>
    <w:p w14:paraId="2D2AC369" w14:textId="07068C53" w:rsidR="00F335FE" w:rsidRPr="00F335FE" w:rsidRDefault="001A08FD" w:rsidP="002A7C22">
      <w:pPr>
        <w:tabs>
          <w:tab w:val="left" w:pos="2197"/>
        </w:tabs>
        <w:jc w:val="center"/>
      </w:pPr>
      <w:r>
        <w:t>The figure</w:t>
      </w:r>
      <w:r w:rsidR="00F335FE">
        <w:t xml:space="preserve"> above </w:t>
      </w:r>
      <w:r w:rsidR="002A7C22">
        <w:t xml:space="preserve">shows </w:t>
      </w:r>
      <w:r>
        <w:t xml:space="preserve">a </w:t>
      </w:r>
      <w:r w:rsidR="002A7C22">
        <w:t>cooling system of PS5</w:t>
      </w:r>
    </w:p>
    <w:tbl>
      <w:tblPr>
        <w:tblpPr w:leftFromText="180" w:rightFromText="180" w:vertAnchor="page" w:horzAnchor="margin" w:tblpY="5473"/>
        <w:tblW w:w="9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5910"/>
        <w:gridCol w:w="1305"/>
      </w:tblGrid>
      <w:tr w:rsidR="002A7C22" w:rsidRPr="009032FF" w14:paraId="616496EF" w14:textId="77777777" w:rsidTr="002A7C22">
        <w:trPr>
          <w:trHeight w:val="6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0A092AF" w14:textId="77777777" w:rsidR="002A7C22" w:rsidRPr="009032FF" w:rsidRDefault="2424CD7E" w:rsidP="1E46AA6C">
            <w:pPr>
              <w:spacing w:after="0" w:line="36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b/>
                <w:bCs/>
                <w:sz w:val="24"/>
                <w:szCs w:val="24"/>
                <w:lang w:val="en-MY" w:eastAsia="zh-CN"/>
              </w:rPr>
              <w:t>Component</w:t>
            </w:r>
            <w:r w:rsidRPr="1E46AA6C">
              <w:rPr>
                <w:rFonts w:ascii="Times New Roman" w:eastAsia="Times New Roman" w:hAnsi="Times New Roman" w:cs="Times New Roman"/>
                <w:sz w:val="24"/>
                <w:szCs w:val="24"/>
                <w:lang w:val="en-MY" w:eastAsia="zh-CN"/>
              </w:rPr>
              <w:t>  </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6B280E80" w14:textId="77777777" w:rsidR="002A7C22" w:rsidRPr="009032FF" w:rsidRDefault="2424CD7E" w:rsidP="1E46AA6C">
            <w:pPr>
              <w:spacing w:after="0" w:line="36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b/>
                <w:bCs/>
                <w:sz w:val="24"/>
                <w:szCs w:val="24"/>
                <w:lang w:val="en-MY" w:eastAsia="zh-CN"/>
              </w:rPr>
              <w:t>Specification</w:t>
            </w:r>
            <w:r w:rsidRPr="1E46AA6C">
              <w:rPr>
                <w:rFonts w:ascii="Times New Roman" w:eastAsia="Times New Roman" w:hAnsi="Times New Roman" w:cs="Times New Roman"/>
                <w:sz w:val="24"/>
                <w:szCs w:val="24"/>
                <w:lang w:val="en-MY" w:eastAsia="zh-CN"/>
              </w:rPr>
              <w:t>  </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7AC136EA" w14:textId="77777777" w:rsidR="002A7C22" w:rsidRPr="009032FF" w:rsidRDefault="2424CD7E" w:rsidP="1E46AA6C">
            <w:pPr>
              <w:spacing w:after="0" w:line="36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b/>
                <w:bCs/>
                <w:sz w:val="24"/>
                <w:szCs w:val="24"/>
                <w:lang w:val="en-MY" w:eastAsia="zh-CN"/>
              </w:rPr>
              <w:t>Rating</w:t>
            </w:r>
            <w:r w:rsidRPr="1E46AA6C">
              <w:rPr>
                <w:rFonts w:ascii="Times New Roman" w:eastAsia="Times New Roman" w:hAnsi="Times New Roman" w:cs="Times New Roman"/>
                <w:sz w:val="24"/>
                <w:szCs w:val="24"/>
                <w:lang w:val="en-MY" w:eastAsia="zh-CN"/>
              </w:rPr>
              <w:t>  </w:t>
            </w:r>
          </w:p>
        </w:tc>
      </w:tr>
      <w:tr w:rsidR="002A7C22" w:rsidRPr="009032FF" w14:paraId="5787902C" w14:textId="77777777" w:rsidTr="002A7C22">
        <w:trPr>
          <w:trHeight w:val="6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AFF2643" w14:textId="7DB32447" w:rsidR="002A7C22" w:rsidRPr="009032FF" w:rsidRDefault="002A7C22"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Cooling system</w:t>
            </w:r>
          </w:p>
        </w:tc>
        <w:tc>
          <w:tcPr>
            <w:tcW w:w="5910" w:type="dxa"/>
            <w:tcBorders>
              <w:top w:val="single" w:sz="6" w:space="0" w:color="auto"/>
              <w:left w:val="single" w:sz="6" w:space="0" w:color="auto"/>
              <w:bottom w:val="single" w:sz="6" w:space="0" w:color="auto"/>
              <w:right w:val="single" w:sz="6" w:space="0" w:color="auto"/>
            </w:tcBorders>
            <w:shd w:val="clear" w:color="auto" w:fill="auto"/>
            <w:hideMark/>
          </w:tcPr>
          <w:p w14:paraId="525A2EC5" w14:textId="77777777" w:rsidR="002A7C22" w:rsidRDefault="004D4174" w:rsidP="1E46AA6C">
            <w:pPr>
              <w:pStyle w:val="ListParagraph"/>
              <w:numPr>
                <w:ilvl w:val="0"/>
                <w:numId w:val="14"/>
              </w:numPr>
              <w:spacing w:after="0" w:line="360" w:lineRule="auto"/>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Liquid metal TIM</w:t>
            </w:r>
          </w:p>
          <w:p w14:paraId="24C2BC83" w14:textId="01248408" w:rsidR="004D4174" w:rsidRPr="0074059B" w:rsidRDefault="0074059B" w:rsidP="1E46AA6C">
            <w:pPr>
              <w:pStyle w:val="ListParagraph"/>
              <w:numPr>
                <w:ilvl w:val="0"/>
                <w:numId w:val="14"/>
              </w:numPr>
              <w:spacing w:after="0" w:line="360" w:lineRule="auto"/>
              <w:textAlignment w:val="baseline"/>
              <w:rPr>
                <w:rFonts w:ascii="Times New Roman" w:eastAsia="Times New Roman" w:hAnsi="Times New Roman" w:cs="Times New Roman"/>
                <w:sz w:val="24"/>
                <w:szCs w:val="24"/>
                <w:lang w:val="en-MY" w:eastAsia="zh-CN"/>
              </w:rPr>
            </w:pPr>
            <w:r w:rsidRPr="0074059B">
              <w:rPr>
                <w:rFonts w:ascii="Times New Roman" w:eastAsia="Times New Roman" w:hAnsi="Times New Roman" w:cs="Times New Roman"/>
                <w:sz w:val="24"/>
                <w:szCs w:val="24"/>
                <w:lang w:val="en-MY" w:eastAsia="zh-CN"/>
              </w:rPr>
              <w:t>Custom heatsinks</w:t>
            </w:r>
            <w:r w:rsidR="001A08FD" w:rsidRPr="0074059B">
              <w:rPr>
                <w:rFonts w:ascii="Times New Roman" w:eastAsia="Times New Roman" w:hAnsi="Times New Roman" w:cs="Times New Roman"/>
                <w:sz w:val="24"/>
                <w:szCs w:val="24"/>
                <w:lang w:val="en-MY" w:eastAsia="zh-CN"/>
              </w:rPr>
              <w:t>.</w:t>
            </w:r>
          </w:p>
          <w:p w14:paraId="596BD791" w14:textId="67001AB7" w:rsidR="002A7C22" w:rsidRPr="009032FF" w:rsidRDefault="0074059B" w:rsidP="1E46AA6C">
            <w:pPr>
              <w:pStyle w:val="ListParagraph"/>
              <w:numPr>
                <w:ilvl w:val="0"/>
                <w:numId w:val="14"/>
              </w:numPr>
              <w:spacing w:after="0" w:line="360" w:lineRule="auto"/>
              <w:textAlignment w:val="baseline"/>
              <w:rPr>
                <w:rFonts w:ascii="Times New Roman" w:eastAsia="Times New Roman" w:hAnsi="Times New Roman" w:cs="Times New Roman"/>
                <w:sz w:val="24"/>
                <w:szCs w:val="24"/>
                <w:lang w:val="en-MY" w:eastAsia="zh-CN"/>
              </w:rPr>
            </w:pPr>
            <w:r w:rsidRPr="0074059B">
              <w:rPr>
                <w:rFonts w:ascii="Times New Roman" w:eastAsia="Times New Roman" w:hAnsi="Times New Roman" w:cs="Times New Roman"/>
                <w:sz w:val="24"/>
                <w:szCs w:val="24"/>
                <w:lang w:val="en-MY" w:eastAsia="zh-CN"/>
              </w:rPr>
              <w:t>Dual-fan systems</w:t>
            </w:r>
          </w:p>
        </w:tc>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1939C000" w14:textId="77777777" w:rsidR="002A7C22" w:rsidRPr="009032FF" w:rsidRDefault="2424CD7E" w:rsidP="1E46AA6C">
            <w:pPr>
              <w:spacing w:after="0" w:line="360" w:lineRule="auto"/>
              <w:jc w:val="both"/>
              <w:textAlignment w:val="baseline"/>
              <w:rPr>
                <w:rFonts w:ascii="Times New Roman" w:eastAsia="Times New Roman" w:hAnsi="Times New Roman" w:cs="Times New Roman"/>
                <w:sz w:val="24"/>
                <w:szCs w:val="24"/>
                <w:lang w:val="en-MY" w:eastAsia="zh-CN"/>
              </w:rPr>
            </w:pPr>
            <w:r w:rsidRPr="1E46AA6C">
              <w:rPr>
                <w:rFonts w:ascii="Times New Roman" w:eastAsia="Times New Roman" w:hAnsi="Times New Roman" w:cs="Times New Roman"/>
                <w:color w:val="2E74B5" w:themeColor="accent5" w:themeShade="BF"/>
                <w:sz w:val="24"/>
                <w:szCs w:val="24"/>
                <w:lang w:val="en-MY" w:eastAsia="zh-CN"/>
              </w:rPr>
              <w:t> 5</w:t>
            </w:r>
            <w:r w:rsidR="002A7C22" w:rsidRPr="1E46AA6C">
              <w:rPr>
                <w:rFonts w:ascii="Times New Roman" w:eastAsia="Times New Roman" w:hAnsi="Times New Roman" w:cs="Times New Roman"/>
                <w:color w:val="2E74B5" w:themeColor="accent5" w:themeShade="BF"/>
                <w:sz w:val="24"/>
                <w:szCs w:val="24"/>
                <w:lang w:val="en-MY" w:eastAsia="zh-CN"/>
              </w:rPr>
              <w:t>/5 </w:t>
            </w:r>
          </w:p>
        </w:tc>
      </w:tr>
      <w:tr w:rsidR="002A7C22" w:rsidRPr="009032FF" w14:paraId="32C3CAA5" w14:textId="77777777" w:rsidTr="002A7C22">
        <w:trPr>
          <w:trHeight w:val="600"/>
        </w:trPr>
        <w:tc>
          <w:tcPr>
            <w:tcW w:w="91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2CF77" w14:textId="77777777" w:rsidR="002A7C22" w:rsidRPr="009032FF" w:rsidRDefault="002A7C22" w:rsidP="1E46AA6C">
            <w:pPr>
              <w:spacing w:after="0" w:line="360" w:lineRule="auto"/>
              <w:jc w:val="both"/>
              <w:textAlignment w:val="baseline"/>
              <w:rPr>
                <w:rFonts w:ascii="Times New Roman" w:eastAsia="Times New Roman" w:hAnsi="Times New Roman" w:cs="Times New Roman"/>
                <w:sz w:val="24"/>
                <w:szCs w:val="24"/>
                <w:lang w:val="en-MY" w:eastAsia="zh-CN"/>
              </w:rPr>
            </w:pPr>
            <w:r w:rsidRPr="009032FF">
              <w:rPr>
                <w:rFonts w:ascii="Times New Roman" w:eastAsia="Times New Roman" w:hAnsi="Times New Roman" w:cs="Times New Roman"/>
                <w:b/>
                <w:bCs/>
                <w:sz w:val="24"/>
                <w:szCs w:val="24"/>
                <w:lang w:val="en-MY" w:eastAsia="zh-CN"/>
              </w:rPr>
              <w:t>Description</w:t>
            </w:r>
            <w:r w:rsidRPr="009032FF">
              <w:rPr>
                <w:rFonts w:ascii="Times New Roman" w:eastAsia="Times New Roman" w:hAnsi="Times New Roman" w:cs="Times New Roman"/>
                <w:sz w:val="24"/>
                <w:szCs w:val="24"/>
                <w:lang w:val="en-MY" w:eastAsia="zh-CN"/>
              </w:rPr>
              <w:t>  </w:t>
            </w:r>
          </w:p>
          <w:p w14:paraId="6EAEEFCC" w14:textId="479CFFD6" w:rsidR="002A7C22" w:rsidRDefault="00EC0832"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The cooling</w:t>
            </w:r>
            <w:r w:rsidR="00C72057">
              <w:rPr>
                <w:rFonts w:ascii="Times New Roman" w:eastAsia="Times New Roman" w:hAnsi="Times New Roman" w:cs="Times New Roman"/>
                <w:sz w:val="24"/>
                <w:szCs w:val="24"/>
                <w:lang w:val="en-MY" w:eastAsia="zh-CN"/>
              </w:rPr>
              <w:t xml:space="preserve"> </w:t>
            </w:r>
            <w:r w:rsidR="00E553A8">
              <w:rPr>
                <w:rFonts w:ascii="Times New Roman" w:eastAsia="Times New Roman" w:hAnsi="Times New Roman" w:cs="Times New Roman"/>
                <w:sz w:val="24"/>
                <w:szCs w:val="24"/>
                <w:lang w:val="en-MY" w:eastAsia="zh-CN"/>
              </w:rPr>
              <w:t>system</w:t>
            </w:r>
            <w:r w:rsidR="00772121">
              <w:rPr>
                <w:rFonts w:ascii="Times New Roman" w:eastAsia="Times New Roman" w:hAnsi="Times New Roman" w:cs="Times New Roman"/>
                <w:sz w:val="24"/>
                <w:szCs w:val="24"/>
                <w:lang w:val="en-MY" w:eastAsia="zh-CN"/>
              </w:rPr>
              <w:t xml:space="preserve"> has </w:t>
            </w:r>
            <w:r w:rsidR="00641280">
              <w:rPr>
                <w:rFonts w:ascii="Times New Roman" w:eastAsia="Times New Roman" w:hAnsi="Times New Roman" w:cs="Times New Roman"/>
                <w:sz w:val="24"/>
                <w:szCs w:val="24"/>
                <w:lang w:val="en-MY" w:eastAsia="zh-CN"/>
              </w:rPr>
              <w:t>heat dissipation elements that are custom</w:t>
            </w:r>
            <w:r w:rsidR="001A08FD">
              <w:rPr>
                <w:rFonts w:ascii="Times New Roman" w:eastAsia="Times New Roman" w:hAnsi="Times New Roman" w:cs="Times New Roman"/>
                <w:sz w:val="24"/>
                <w:szCs w:val="24"/>
                <w:lang w:val="en-MY" w:eastAsia="zh-CN"/>
              </w:rPr>
              <w:t xml:space="preserve"> </w:t>
            </w:r>
            <w:r w:rsidR="00641280">
              <w:rPr>
                <w:rFonts w:ascii="Times New Roman" w:eastAsia="Times New Roman" w:hAnsi="Times New Roman" w:cs="Times New Roman"/>
                <w:sz w:val="24"/>
                <w:szCs w:val="24"/>
                <w:lang w:val="en-MY" w:eastAsia="zh-CN"/>
              </w:rPr>
              <w:t>designed</w:t>
            </w:r>
            <w:r>
              <w:rPr>
                <w:rFonts w:ascii="Times New Roman" w:eastAsia="Times New Roman" w:hAnsi="Times New Roman" w:cs="Times New Roman"/>
                <w:sz w:val="24"/>
                <w:szCs w:val="24"/>
                <w:lang w:val="en-MY" w:eastAsia="zh-CN"/>
              </w:rPr>
              <w:t xml:space="preserve">. It incorporates a large </w:t>
            </w:r>
            <w:r w:rsidR="008B295E">
              <w:rPr>
                <w:rFonts w:ascii="Times New Roman" w:eastAsia="Times New Roman" w:hAnsi="Times New Roman" w:cs="Times New Roman"/>
                <w:sz w:val="24"/>
                <w:szCs w:val="24"/>
                <w:lang w:val="en-MY" w:eastAsia="zh-CN"/>
              </w:rPr>
              <w:t>custom</w:t>
            </w:r>
            <w:r w:rsidR="006855E1">
              <w:rPr>
                <w:rFonts w:ascii="Times New Roman" w:eastAsia="Times New Roman" w:hAnsi="Times New Roman" w:cs="Times New Roman"/>
                <w:sz w:val="24"/>
                <w:szCs w:val="24"/>
                <w:lang w:val="en-MY" w:eastAsia="zh-CN"/>
              </w:rPr>
              <w:t xml:space="preserve"> heatsink</w:t>
            </w:r>
            <w:r>
              <w:rPr>
                <w:rFonts w:ascii="Times New Roman" w:eastAsia="Times New Roman" w:hAnsi="Times New Roman" w:cs="Times New Roman"/>
                <w:sz w:val="24"/>
                <w:szCs w:val="24"/>
                <w:lang w:val="en-MY" w:eastAsia="zh-CN"/>
              </w:rPr>
              <w:t xml:space="preserve"> </w:t>
            </w:r>
            <w:r w:rsidR="008B295E">
              <w:rPr>
                <w:rFonts w:ascii="Times New Roman" w:eastAsia="Times New Roman" w:hAnsi="Times New Roman" w:cs="Times New Roman"/>
                <w:sz w:val="24"/>
                <w:szCs w:val="24"/>
                <w:lang w:val="en-MY" w:eastAsia="zh-CN"/>
              </w:rPr>
              <w:t>and copper heat pipes</w:t>
            </w:r>
            <w:r>
              <w:rPr>
                <w:rFonts w:ascii="Times New Roman" w:eastAsia="Times New Roman" w:hAnsi="Times New Roman" w:cs="Times New Roman"/>
                <w:sz w:val="24"/>
                <w:szCs w:val="24"/>
                <w:lang w:val="en-MY" w:eastAsia="zh-CN"/>
              </w:rPr>
              <w:t xml:space="preserve"> that</w:t>
            </w:r>
            <w:r w:rsidR="008B295E">
              <w:rPr>
                <w:rFonts w:ascii="Times New Roman" w:eastAsia="Times New Roman" w:hAnsi="Times New Roman" w:cs="Times New Roman"/>
                <w:sz w:val="24"/>
                <w:szCs w:val="24"/>
                <w:lang w:val="en-MY" w:eastAsia="zh-CN"/>
              </w:rPr>
              <w:t xml:space="preserve"> aid </w:t>
            </w:r>
            <w:r w:rsidR="00090C4D">
              <w:rPr>
                <w:rFonts w:ascii="Times New Roman" w:eastAsia="Times New Roman" w:hAnsi="Times New Roman" w:cs="Times New Roman"/>
                <w:sz w:val="24"/>
                <w:szCs w:val="24"/>
                <w:lang w:val="en-MY" w:eastAsia="zh-CN"/>
              </w:rPr>
              <w:t>in dissipating</w:t>
            </w:r>
            <w:r w:rsidR="00E07E49">
              <w:rPr>
                <w:rFonts w:ascii="Times New Roman" w:eastAsia="Times New Roman" w:hAnsi="Times New Roman" w:cs="Times New Roman"/>
                <w:sz w:val="24"/>
                <w:szCs w:val="24"/>
                <w:lang w:val="en-MY" w:eastAsia="zh-CN"/>
              </w:rPr>
              <w:t xml:space="preserve"> heat away from critical components.</w:t>
            </w:r>
            <w:r w:rsidR="00206285">
              <w:rPr>
                <w:rFonts w:ascii="Times New Roman" w:eastAsia="Times New Roman" w:hAnsi="Times New Roman" w:cs="Times New Roman"/>
                <w:sz w:val="24"/>
                <w:szCs w:val="24"/>
                <w:lang w:val="en-MY" w:eastAsia="zh-CN"/>
              </w:rPr>
              <w:t xml:space="preserve"> However, to ensure a strong connection between </w:t>
            </w:r>
            <w:r w:rsidR="00090C4D">
              <w:rPr>
                <w:rFonts w:ascii="Times New Roman" w:eastAsia="Times New Roman" w:hAnsi="Times New Roman" w:cs="Times New Roman"/>
                <w:sz w:val="24"/>
                <w:szCs w:val="24"/>
                <w:lang w:val="en-MY" w:eastAsia="zh-CN"/>
              </w:rPr>
              <w:t xml:space="preserve">the </w:t>
            </w:r>
            <w:r w:rsidR="00206285">
              <w:rPr>
                <w:rFonts w:ascii="Times New Roman" w:eastAsia="Times New Roman" w:hAnsi="Times New Roman" w:cs="Times New Roman"/>
                <w:sz w:val="24"/>
                <w:szCs w:val="24"/>
                <w:lang w:val="en-MY" w:eastAsia="zh-CN"/>
              </w:rPr>
              <w:t xml:space="preserve">chip and </w:t>
            </w:r>
            <w:r w:rsidR="00090C4D">
              <w:rPr>
                <w:rFonts w:ascii="Times New Roman" w:eastAsia="Times New Roman" w:hAnsi="Times New Roman" w:cs="Times New Roman"/>
                <w:sz w:val="24"/>
                <w:szCs w:val="24"/>
                <w:lang w:val="en-MY" w:eastAsia="zh-CN"/>
              </w:rPr>
              <w:t xml:space="preserve">the </w:t>
            </w:r>
            <w:r w:rsidR="00206285">
              <w:rPr>
                <w:rFonts w:ascii="Times New Roman" w:eastAsia="Times New Roman" w:hAnsi="Times New Roman" w:cs="Times New Roman"/>
                <w:sz w:val="24"/>
                <w:szCs w:val="24"/>
                <w:lang w:val="en-MY" w:eastAsia="zh-CN"/>
              </w:rPr>
              <w:t xml:space="preserve">heatsink, </w:t>
            </w:r>
            <w:r w:rsidR="002F7244">
              <w:rPr>
                <w:rFonts w:ascii="Times New Roman" w:eastAsia="Times New Roman" w:hAnsi="Times New Roman" w:cs="Times New Roman"/>
                <w:sz w:val="24"/>
                <w:szCs w:val="24"/>
                <w:lang w:val="en-MY" w:eastAsia="zh-CN"/>
              </w:rPr>
              <w:t>liquid metal thermal interface</w:t>
            </w:r>
            <w:r w:rsidR="00206285">
              <w:rPr>
                <w:rFonts w:ascii="Times New Roman" w:eastAsia="Times New Roman" w:hAnsi="Times New Roman" w:cs="Times New Roman"/>
                <w:sz w:val="24"/>
                <w:szCs w:val="24"/>
                <w:lang w:val="en-MY" w:eastAsia="zh-CN"/>
              </w:rPr>
              <w:t xml:space="preserve"> </w:t>
            </w:r>
            <w:r w:rsidR="003F6954">
              <w:rPr>
                <w:rFonts w:ascii="Times New Roman" w:eastAsia="Times New Roman" w:hAnsi="Times New Roman" w:cs="Times New Roman"/>
                <w:sz w:val="24"/>
                <w:szCs w:val="24"/>
                <w:lang w:val="en-MY" w:eastAsia="zh-CN"/>
              </w:rPr>
              <w:t>are used as it has better thermal conductivity compared to standard thermal pastes</w:t>
            </w:r>
            <w:r w:rsidR="00181502">
              <w:rPr>
                <w:rFonts w:ascii="Times New Roman" w:eastAsia="Times New Roman" w:hAnsi="Times New Roman" w:cs="Times New Roman"/>
                <w:sz w:val="24"/>
                <w:szCs w:val="24"/>
                <w:lang w:val="en-MY" w:eastAsia="zh-CN"/>
              </w:rPr>
              <w:t xml:space="preserve"> as it </w:t>
            </w:r>
            <w:r w:rsidR="001A08FD">
              <w:rPr>
                <w:rFonts w:ascii="Times New Roman" w:eastAsia="Times New Roman" w:hAnsi="Times New Roman" w:cs="Times New Roman"/>
                <w:sz w:val="24"/>
                <w:szCs w:val="24"/>
                <w:lang w:val="en-MY" w:eastAsia="zh-CN"/>
              </w:rPr>
              <w:t>facilitates</w:t>
            </w:r>
            <w:r w:rsidR="00181502">
              <w:rPr>
                <w:rFonts w:ascii="Times New Roman" w:eastAsia="Times New Roman" w:hAnsi="Times New Roman" w:cs="Times New Roman"/>
                <w:sz w:val="24"/>
                <w:szCs w:val="24"/>
                <w:lang w:val="en-MY" w:eastAsia="zh-CN"/>
              </w:rPr>
              <w:t xml:space="preserve"> heat transfer from processor to cooling system.</w:t>
            </w:r>
          </w:p>
          <w:p w14:paraId="07838AC7" w14:textId="77777777" w:rsidR="00996ED3" w:rsidRDefault="00996ED3" w:rsidP="1E46AA6C">
            <w:pPr>
              <w:spacing w:after="0" w:line="360" w:lineRule="auto"/>
              <w:jc w:val="both"/>
              <w:textAlignment w:val="baseline"/>
              <w:rPr>
                <w:rFonts w:ascii="Times New Roman" w:eastAsia="Times New Roman" w:hAnsi="Times New Roman" w:cs="Times New Roman"/>
                <w:sz w:val="24"/>
                <w:szCs w:val="24"/>
                <w:lang w:val="en-MY" w:eastAsia="zh-CN"/>
              </w:rPr>
            </w:pPr>
          </w:p>
          <w:p w14:paraId="14CDB5CA" w14:textId="6FD3B386" w:rsidR="002A7C22" w:rsidRPr="009032FF" w:rsidRDefault="00DB6F43"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Dual-fan cooling systems is a m</w:t>
            </w:r>
            <w:r w:rsidR="002D3861">
              <w:rPr>
                <w:rFonts w:ascii="Times New Roman" w:eastAsia="Times New Roman" w:hAnsi="Times New Roman" w:cs="Times New Roman"/>
                <w:sz w:val="24"/>
                <w:szCs w:val="24"/>
                <w:lang w:val="en-MY" w:eastAsia="zh-CN"/>
              </w:rPr>
              <w:t xml:space="preserve">ust as it </w:t>
            </w:r>
            <w:r w:rsidR="6A66B27E" w:rsidRPr="1E46AA6C">
              <w:rPr>
                <w:rFonts w:ascii="Times New Roman" w:eastAsia="Times New Roman" w:hAnsi="Times New Roman" w:cs="Times New Roman"/>
                <w:sz w:val="24"/>
                <w:szCs w:val="24"/>
                <w:lang w:val="en-MY" w:eastAsia="zh-CN"/>
              </w:rPr>
              <w:t>manages</w:t>
            </w:r>
            <w:r w:rsidR="002D3861">
              <w:rPr>
                <w:rFonts w:ascii="Times New Roman" w:eastAsia="Times New Roman" w:hAnsi="Times New Roman" w:cs="Times New Roman"/>
                <w:sz w:val="24"/>
                <w:szCs w:val="24"/>
                <w:lang w:val="en-MY" w:eastAsia="zh-CN"/>
              </w:rPr>
              <w:t xml:space="preserve"> airflow</w:t>
            </w:r>
            <w:r w:rsidR="000F4A4C">
              <w:rPr>
                <w:rFonts w:ascii="Times New Roman" w:eastAsia="Times New Roman" w:hAnsi="Times New Roman" w:cs="Times New Roman"/>
                <w:sz w:val="24"/>
                <w:szCs w:val="24"/>
                <w:lang w:val="en-MY" w:eastAsia="zh-CN"/>
              </w:rPr>
              <w:t xml:space="preserve"> </w:t>
            </w:r>
            <w:r w:rsidR="00F46BF1">
              <w:rPr>
                <w:rFonts w:ascii="Times New Roman" w:eastAsia="Times New Roman" w:hAnsi="Times New Roman" w:cs="Times New Roman"/>
                <w:sz w:val="24"/>
                <w:szCs w:val="24"/>
                <w:lang w:val="en-MY" w:eastAsia="zh-CN"/>
              </w:rPr>
              <w:t xml:space="preserve">at variable speeds </w:t>
            </w:r>
            <w:r w:rsidR="009D4CA7">
              <w:rPr>
                <w:rFonts w:ascii="Times New Roman" w:eastAsia="Times New Roman" w:hAnsi="Times New Roman" w:cs="Times New Roman"/>
                <w:sz w:val="24"/>
                <w:szCs w:val="24"/>
                <w:lang w:val="en-MY" w:eastAsia="zh-CN"/>
              </w:rPr>
              <w:t xml:space="preserve">based on </w:t>
            </w:r>
            <w:r w:rsidR="00CA2237">
              <w:rPr>
                <w:rFonts w:ascii="Times New Roman" w:eastAsia="Times New Roman" w:hAnsi="Times New Roman" w:cs="Times New Roman"/>
                <w:sz w:val="24"/>
                <w:szCs w:val="24"/>
                <w:lang w:val="en-MY" w:eastAsia="zh-CN"/>
              </w:rPr>
              <w:t xml:space="preserve">the </w:t>
            </w:r>
            <w:r w:rsidR="009D4CA7">
              <w:rPr>
                <w:rFonts w:ascii="Times New Roman" w:eastAsia="Times New Roman" w:hAnsi="Times New Roman" w:cs="Times New Roman"/>
                <w:sz w:val="24"/>
                <w:szCs w:val="24"/>
                <w:lang w:val="en-MY" w:eastAsia="zh-CN"/>
              </w:rPr>
              <w:t>system’s re</w:t>
            </w:r>
            <w:r w:rsidR="00E333DF">
              <w:rPr>
                <w:rFonts w:ascii="Times New Roman" w:eastAsia="Times New Roman" w:hAnsi="Times New Roman" w:cs="Times New Roman"/>
                <w:sz w:val="24"/>
                <w:szCs w:val="24"/>
                <w:lang w:val="en-MY" w:eastAsia="zh-CN"/>
              </w:rPr>
              <w:t>quirement</w:t>
            </w:r>
            <w:r w:rsidR="00CA2237">
              <w:rPr>
                <w:rFonts w:ascii="Times New Roman" w:eastAsia="Times New Roman" w:hAnsi="Times New Roman" w:cs="Times New Roman"/>
                <w:sz w:val="24"/>
                <w:szCs w:val="24"/>
                <w:lang w:val="en-MY" w:eastAsia="zh-CN"/>
              </w:rPr>
              <w:t xml:space="preserve"> </w:t>
            </w:r>
            <w:r w:rsidR="00F80CB5">
              <w:rPr>
                <w:rFonts w:ascii="Times New Roman" w:eastAsia="Times New Roman" w:hAnsi="Times New Roman" w:cs="Times New Roman"/>
                <w:sz w:val="24"/>
                <w:szCs w:val="24"/>
                <w:lang w:val="en-MY" w:eastAsia="zh-CN"/>
              </w:rPr>
              <w:t>with the help of adaptive control system.</w:t>
            </w:r>
            <w:r w:rsidR="00F544C5">
              <w:rPr>
                <w:rFonts w:ascii="Times New Roman" w:eastAsia="Times New Roman" w:hAnsi="Times New Roman" w:cs="Times New Roman"/>
                <w:sz w:val="24"/>
                <w:szCs w:val="24"/>
                <w:lang w:val="en-MY" w:eastAsia="zh-CN"/>
              </w:rPr>
              <w:t xml:space="preserve"> The system itself </w:t>
            </w:r>
            <w:r w:rsidR="00651245">
              <w:rPr>
                <w:rFonts w:ascii="Times New Roman" w:eastAsia="Times New Roman" w:hAnsi="Times New Roman" w:cs="Times New Roman"/>
                <w:sz w:val="24"/>
                <w:szCs w:val="24"/>
                <w:lang w:val="en-MY" w:eastAsia="zh-CN"/>
              </w:rPr>
              <w:t xml:space="preserve">incorporates </w:t>
            </w:r>
            <w:r w:rsidR="00F7517C">
              <w:rPr>
                <w:rFonts w:ascii="Times New Roman" w:eastAsia="Times New Roman" w:hAnsi="Times New Roman" w:cs="Times New Roman"/>
                <w:sz w:val="24"/>
                <w:szCs w:val="24"/>
                <w:lang w:val="en-MY" w:eastAsia="zh-CN"/>
              </w:rPr>
              <w:t xml:space="preserve">sensors which will monitor the temperature and adjust the speed of the </w:t>
            </w:r>
            <w:r w:rsidR="004C2686">
              <w:rPr>
                <w:rFonts w:ascii="Times New Roman" w:eastAsia="Times New Roman" w:hAnsi="Times New Roman" w:cs="Times New Roman"/>
                <w:sz w:val="24"/>
                <w:szCs w:val="24"/>
                <w:lang w:val="en-MY" w:eastAsia="zh-CN"/>
              </w:rPr>
              <w:t>f</w:t>
            </w:r>
            <w:r w:rsidR="00F7517C">
              <w:rPr>
                <w:rFonts w:ascii="Times New Roman" w:eastAsia="Times New Roman" w:hAnsi="Times New Roman" w:cs="Times New Roman"/>
                <w:sz w:val="24"/>
                <w:szCs w:val="24"/>
                <w:lang w:val="en-MY" w:eastAsia="zh-CN"/>
              </w:rPr>
              <w:t>an dynamically.</w:t>
            </w:r>
          </w:p>
        </w:tc>
      </w:tr>
      <w:tr w:rsidR="002A7C22" w:rsidRPr="009032FF" w14:paraId="220F20B9" w14:textId="77777777" w:rsidTr="002A7C22">
        <w:trPr>
          <w:trHeight w:val="54"/>
        </w:trPr>
        <w:tc>
          <w:tcPr>
            <w:tcW w:w="91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C41E1A1" w14:textId="77777777" w:rsidR="002A7C22" w:rsidRPr="009032FF" w:rsidRDefault="002A7C22" w:rsidP="1E46AA6C">
            <w:pPr>
              <w:spacing w:after="0" w:line="360" w:lineRule="auto"/>
              <w:jc w:val="both"/>
              <w:textAlignment w:val="baseline"/>
              <w:rPr>
                <w:rFonts w:ascii="Times New Roman" w:eastAsia="Times New Roman" w:hAnsi="Times New Roman" w:cs="Times New Roman"/>
                <w:sz w:val="24"/>
                <w:szCs w:val="24"/>
                <w:lang w:val="en-MY" w:eastAsia="zh-CN"/>
              </w:rPr>
            </w:pPr>
            <w:r w:rsidRPr="009032FF">
              <w:rPr>
                <w:rFonts w:ascii="Times New Roman" w:eastAsia="Times New Roman" w:hAnsi="Times New Roman" w:cs="Times New Roman"/>
                <w:b/>
                <w:bCs/>
                <w:sz w:val="24"/>
                <w:szCs w:val="24"/>
                <w:lang w:val="en-MY" w:eastAsia="zh-CN"/>
              </w:rPr>
              <w:t>Opinion and Advantages/Disadvantages</w:t>
            </w:r>
            <w:r w:rsidRPr="009032FF">
              <w:rPr>
                <w:rFonts w:ascii="Times New Roman" w:eastAsia="Times New Roman" w:hAnsi="Times New Roman" w:cs="Times New Roman"/>
                <w:sz w:val="24"/>
                <w:szCs w:val="24"/>
                <w:lang w:val="en-MY" w:eastAsia="zh-CN"/>
              </w:rPr>
              <w:t>  </w:t>
            </w:r>
          </w:p>
          <w:p w14:paraId="3C40EB8D" w14:textId="4BDE04C3" w:rsidR="004C2686" w:rsidRDefault="004C2686"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Advantages:</w:t>
            </w:r>
          </w:p>
          <w:p w14:paraId="30EFF566" w14:textId="6B671141" w:rsidR="004C2686" w:rsidRPr="009032FF" w:rsidRDefault="003A4C12"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The specification that a cooling system of a PS5’s console are efficient in heat dissipation</w:t>
            </w:r>
            <w:r w:rsidR="00601C21">
              <w:rPr>
                <w:rFonts w:ascii="Times New Roman" w:eastAsia="Times New Roman" w:hAnsi="Times New Roman" w:cs="Times New Roman"/>
                <w:sz w:val="24"/>
                <w:szCs w:val="24"/>
                <w:lang w:val="en-MY" w:eastAsia="zh-CN"/>
              </w:rPr>
              <w:t xml:space="preserve"> with the help of powerful </w:t>
            </w:r>
            <w:r w:rsidR="007E1FB5">
              <w:rPr>
                <w:rFonts w:ascii="Times New Roman" w:eastAsia="Times New Roman" w:hAnsi="Times New Roman" w:cs="Times New Roman"/>
                <w:sz w:val="24"/>
                <w:szCs w:val="24"/>
                <w:lang w:val="en-MY" w:eastAsia="zh-CN"/>
              </w:rPr>
              <w:t>process</w:t>
            </w:r>
            <w:r w:rsidR="00B945AB">
              <w:rPr>
                <w:rFonts w:ascii="Times New Roman" w:eastAsia="Times New Roman" w:hAnsi="Times New Roman" w:cs="Times New Roman"/>
                <w:sz w:val="24"/>
                <w:szCs w:val="24"/>
                <w:lang w:val="en-MY" w:eastAsia="zh-CN"/>
              </w:rPr>
              <w:t>ors which prevent</w:t>
            </w:r>
            <w:r w:rsidR="007D2FE5">
              <w:rPr>
                <w:rFonts w:ascii="Times New Roman" w:eastAsia="Times New Roman" w:hAnsi="Times New Roman" w:cs="Times New Roman"/>
                <w:sz w:val="24"/>
                <w:szCs w:val="24"/>
                <w:lang w:val="en-MY" w:eastAsia="zh-CN"/>
              </w:rPr>
              <w:t xml:space="preserve"> overheating </w:t>
            </w:r>
            <w:r w:rsidR="002A008B">
              <w:rPr>
                <w:rFonts w:ascii="Times New Roman" w:eastAsia="Times New Roman" w:hAnsi="Times New Roman" w:cs="Times New Roman"/>
                <w:sz w:val="24"/>
                <w:szCs w:val="24"/>
                <w:lang w:val="en-MY" w:eastAsia="zh-CN"/>
              </w:rPr>
              <w:t xml:space="preserve">of its </w:t>
            </w:r>
            <w:r w:rsidR="007D2FE5">
              <w:rPr>
                <w:rFonts w:ascii="Times New Roman" w:eastAsia="Times New Roman" w:hAnsi="Times New Roman" w:cs="Times New Roman"/>
                <w:sz w:val="24"/>
                <w:szCs w:val="24"/>
                <w:lang w:val="en-MY" w:eastAsia="zh-CN"/>
              </w:rPr>
              <w:t>optimal performance.</w:t>
            </w:r>
            <w:r w:rsidR="000819E7">
              <w:rPr>
                <w:rFonts w:ascii="Times New Roman" w:eastAsia="Times New Roman" w:hAnsi="Times New Roman" w:cs="Times New Roman"/>
                <w:sz w:val="24"/>
                <w:szCs w:val="24"/>
                <w:lang w:val="en-MY" w:eastAsia="zh-CN"/>
              </w:rPr>
              <w:t xml:space="preserve"> Speaking of optimal </w:t>
            </w:r>
            <w:r w:rsidR="00C903CD">
              <w:rPr>
                <w:rFonts w:ascii="Times New Roman" w:eastAsia="Times New Roman" w:hAnsi="Times New Roman" w:cs="Times New Roman"/>
                <w:sz w:val="24"/>
                <w:szCs w:val="24"/>
                <w:lang w:val="en-MY" w:eastAsia="zh-CN"/>
              </w:rPr>
              <w:t>performance,</w:t>
            </w:r>
            <w:r w:rsidR="00E43682">
              <w:rPr>
                <w:rFonts w:ascii="Times New Roman" w:eastAsia="Times New Roman" w:hAnsi="Times New Roman" w:cs="Times New Roman"/>
                <w:sz w:val="24"/>
                <w:szCs w:val="24"/>
                <w:lang w:val="en-MY" w:eastAsia="zh-CN"/>
              </w:rPr>
              <w:t xml:space="preserve"> proper cooling ensures components like CPU and GPU operate within safe temperature range</w:t>
            </w:r>
            <w:r w:rsidR="001365FA">
              <w:rPr>
                <w:rFonts w:ascii="Times New Roman" w:eastAsia="Times New Roman" w:hAnsi="Times New Roman" w:cs="Times New Roman"/>
                <w:sz w:val="24"/>
                <w:szCs w:val="24"/>
                <w:lang w:val="en-MY" w:eastAsia="zh-CN"/>
              </w:rPr>
              <w:t xml:space="preserve"> without any throttling due to excessive </w:t>
            </w:r>
            <w:r w:rsidR="001A08FD">
              <w:rPr>
                <w:rFonts w:ascii="Times New Roman" w:eastAsia="Times New Roman" w:hAnsi="Times New Roman" w:cs="Times New Roman"/>
                <w:sz w:val="24"/>
                <w:szCs w:val="24"/>
                <w:lang w:val="en-MY" w:eastAsia="zh-CN"/>
              </w:rPr>
              <w:t>number</w:t>
            </w:r>
            <w:r w:rsidR="001365FA">
              <w:rPr>
                <w:rFonts w:ascii="Times New Roman" w:eastAsia="Times New Roman" w:hAnsi="Times New Roman" w:cs="Times New Roman"/>
                <w:sz w:val="24"/>
                <w:szCs w:val="24"/>
                <w:lang w:val="en-MY" w:eastAsia="zh-CN"/>
              </w:rPr>
              <w:t xml:space="preserve"> o</w:t>
            </w:r>
            <w:r w:rsidR="00704488">
              <w:rPr>
                <w:rFonts w:ascii="Times New Roman" w:eastAsia="Times New Roman" w:hAnsi="Times New Roman" w:cs="Times New Roman"/>
                <w:sz w:val="24"/>
                <w:szCs w:val="24"/>
                <w:lang w:val="en-MY" w:eastAsia="zh-CN"/>
              </w:rPr>
              <w:t xml:space="preserve">f heats. </w:t>
            </w:r>
            <w:r w:rsidR="00797CCE">
              <w:rPr>
                <w:rFonts w:ascii="Times New Roman" w:eastAsia="Times New Roman" w:hAnsi="Times New Roman" w:cs="Times New Roman"/>
                <w:sz w:val="24"/>
                <w:szCs w:val="24"/>
                <w:lang w:val="en-MY" w:eastAsia="zh-CN"/>
              </w:rPr>
              <w:t xml:space="preserve">A well-designed </w:t>
            </w:r>
            <w:r w:rsidR="00797CCE">
              <w:rPr>
                <w:rFonts w:ascii="Times New Roman" w:eastAsia="Times New Roman" w:hAnsi="Times New Roman" w:cs="Times New Roman"/>
                <w:sz w:val="24"/>
                <w:szCs w:val="24"/>
                <w:lang w:val="en-MY" w:eastAsia="zh-CN"/>
              </w:rPr>
              <w:lastRenderedPageBreak/>
              <w:t xml:space="preserve">cooling system </w:t>
            </w:r>
            <w:r w:rsidR="00673D99">
              <w:rPr>
                <w:rFonts w:ascii="Times New Roman" w:eastAsia="Times New Roman" w:hAnsi="Times New Roman" w:cs="Times New Roman"/>
                <w:sz w:val="24"/>
                <w:szCs w:val="24"/>
                <w:lang w:val="en-MY" w:eastAsia="zh-CN"/>
              </w:rPr>
              <w:t>minimize voice levels while effectively cooling the syst</w:t>
            </w:r>
            <w:r w:rsidR="0005430D">
              <w:rPr>
                <w:rFonts w:ascii="Times New Roman" w:eastAsia="Times New Roman" w:hAnsi="Times New Roman" w:cs="Times New Roman"/>
                <w:sz w:val="24"/>
                <w:szCs w:val="24"/>
                <w:lang w:val="en-MY" w:eastAsia="zh-CN"/>
              </w:rPr>
              <w:t>em</w:t>
            </w:r>
            <w:r w:rsidR="00EB7CE9">
              <w:rPr>
                <w:rFonts w:ascii="Times New Roman" w:eastAsia="Times New Roman" w:hAnsi="Times New Roman" w:cs="Times New Roman"/>
                <w:sz w:val="24"/>
                <w:szCs w:val="24"/>
                <w:lang w:val="en-MY" w:eastAsia="zh-CN"/>
              </w:rPr>
              <w:t xml:space="preserve"> by </w:t>
            </w:r>
            <w:r w:rsidR="00DA1BFE">
              <w:rPr>
                <w:rFonts w:ascii="Times New Roman" w:eastAsia="Times New Roman" w:hAnsi="Times New Roman" w:cs="Times New Roman"/>
                <w:sz w:val="24"/>
                <w:szCs w:val="24"/>
                <w:lang w:val="en-MY" w:eastAsia="zh-CN"/>
              </w:rPr>
              <w:t>controlling the fan’s speed with</w:t>
            </w:r>
            <w:r w:rsidR="00C903CD">
              <w:rPr>
                <w:rFonts w:ascii="Times New Roman" w:eastAsia="Times New Roman" w:hAnsi="Times New Roman" w:cs="Times New Roman"/>
                <w:sz w:val="24"/>
                <w:szCs w:val="24"/>
                <w:lang w:val="en-MY" w:eastAsia="zh-CN"/>
              </w:rPr>
              <w:t xml:space="preserve"> adaptive control mechanism.</w:t>
            </w:r>
          </w:p>
          <w:p w14:paraId="537AE0F4" w14:textId="731A447E" w:rsidR="00C903CD" w:rsidRDefault="00A80347"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Disadvantages:</w:t>
            </w:r>
          </w:p>
          <w:p w14:paraId="304B51A4" w14:textId="01CE3EE9" w:rsidR="00A80347" w:rsidRDefault="006F4614" w:rsidP="1E46AA6C">
            <w:pPr>
              <w:spacing w:after="0" w:line="360" w:lineRule="auto"/>
              <w:jc w:val="both"/>
              <w:textAlignment w:val="baseline"/>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By having complex and so</w:t>
            </w:r>
            <w:r w:rsidR="00887A8D">
              <w:rPr>
                <w:rFonts w:ascii="Times New Roman" w:eastAsia="Times New Roman" w:hAnsi="Times New Roman" w:cs="Times New Roman"/>
                <w:sz w:val="24"/>
                <w:szCs w:val="24"/>
                <w:lang w:val="en-MY" w:eastAsia="zh-CN"/>
              </w:rPr>
              <w:t xml:space="preserve">phisticated cooling system </w:t>
            </w:r>
            <w:r w:rsidR="00B43E92">
              <w:rPr>
                <w:rFonts w:ascii="Times New Roman" w:eastAsia="Times New Roman" w:hAnsi="Times New Roman" w:cs="Times New Roman"/>
                <w:sz w:val="24"/>
                <w:szCs w:val="24"/>
                <w:lang w:val="en-MY" w:eastAsia="zh-CN"/>
              </w:rPr>
              <w:t>designs,</w:t>
            </w:r>
            <w:r w:rsidR="00887A8D">
              <w:rPr>
                <w:rFonts w:ascii="Times New Roman" w:eastAsia="Times New Roman" w:hAnsi="Times New Roman" w:cs="Times New Roman"/>
                <w:sz w:val="24"/>
                <w:szCs w:val="24"/>
                <w:lang w:val="en-MY" w:eastAsia="zh-CN"/>
              </w:rPr>
              <w:t xml:space="preserve"> it might increase manufacturing </w:t>
            </w:r>
            <w:r w:rsidR="00F64D88">
              <w:rPr>
                <w:rFonts w:ascii="Times New Roman" w:eastAsia="Times New Roman" w:hAnsi="Times New Roman" w:cs="Times New Roman"/>
                <w:sz w:val="24"/>
                <w:szCs w:val="24"/>
                <w:lang w:val="en-MY" w:eastAsia="zh-CN"/>
              </w:rPr>
              <w:t>complexity,</w:t>
            </w:r>
            <w:r w:rsidR="00074E0E">
              <w:rPr>
                <w:rFonts w:ascii="Times New Roman" w:eastAsia="Times New Roman" w:hAnsi="Times New Roman" w:cs="Times New Roman"/>
                <w:sz w:val="24"/>
                <w:szCs w:val="24"/>
                <w:lang w:val="en-MY" w:eastAsia="zh-CN"/>
              </w:rPr>
              <w:t xml:space="preserve"> thus leads to increasing production cost and affect retail price of the console.</w:t>
            </w:r>
            <w:r w:rsidR="00B43E92">
              <w:rPr>
                <w:rFonts w:ascii="Times New Roman" w:eastAsia="Times New Roman" w:hAnsi="Times New Roman" w:cs="Times New Roman"/>
                <w:sz w:val="24"/>
                <w:szCs w:val="24"/>
                <w:lang w:val="en-MY" w:eastAsia="zh-CN"/>
              </w:rPr>
              <w:t xml:space="preserve"> Maintenance and cleaning may be needed in order to optimize performance </w:t>
            </w:r>
            <w:r w:rsidR="001A08FD">
              <w:rPr>
                <w:rFonts w:ascii="Times New Roman" w:eastAsia="Times New Roman" w:hAnsi="Times New Roman" w:cs="Times New Roman"/>
                <w:sz w:val="24"/>
                <w:szCs w:val="24"/>
                <w:lang w:val="en-MY" w:eastAsia="zh-CN"/>
              </w:rPr>
              <w:t>and</w:t>
            </w:r>
            <w:r w:rsidR="00B43E92">
              <w:rPr>
                <w:rFonts w:ascii="Times New Roman" w:eastAsia="Times New Roman" w:hAnsi="Times New Roman" w:cs="Times New Roman"/>
                <w:sz w:val="24"/>
                <w:szCs w:val="24"/>
                <w:lang w:val="en-MY" w:eastAsia="zh-CN"/>
              </w:rPr>
              <w:t xml:space="preserve"> dust and debris might accumul</w:t>
            </w:r>
            <w:r w:rsidR="00F5602B">
              <w:rPr>
                <w:rFonts w:ascii="Times New Roman" w:eastAsia="Times New Roman" w:hAnsi="Times New Roman" w:cs="Times New Roman"/>
                <w:sz w:val="24"/>
                <w:szCs w:val="24"/>
                <w:lang w:val="en-MY" w:eastAsia="zh-CN"/>
              </w:rPr>
              <w:t xml:space="preserve">ated within cooling </w:t>
            </w:r>
            <w:r w:rsidR="00F64D88">
              <w:rPr>
                <w:rFonts w:ascii="Times New Roman" w:eastAsia="Times New Roman" w:hAnsi="Times New Roman" w:cs="Times New Roman"/>
                <w:sz w:val="24"/>
                <w:szCs w:val="24"/>
                <w:lang w:val="en-MY" w:eastAsia="zh-CN"/>
              </w:rPr>
              <w:t>system,</w:t>
            </w:r>
            <w:r w:rsidR="00F5602B">
              <w:rPr>
                <w:rFonts w:ascii="Times New Roman" w:eastAsia="Times New Roman" w:hAnsi="Times New Roman" w:cs="Times New Roman"/>
                <w:sz w:val="24"/>
                <w:szCs w:val="24"/>
                <w:lang w:val="en-MY" w:eastAsia="zh-CN"/>
              </w:rPr>
              <w:t xml:space="preserve"> thus increase </w:t>
            </w:r>
            <w:r w:rsidR="001A08FD">
              <w:rPr>
                <w:rFonts w:ascii="Times New Roman" w:eastAsia="Times New Roman" w:hAnsi="Times New Roman" w:cs="Times New Roman"/>
                <w:sz w:val="24"/>
                <w:szCs w:val="24"/>
                <w:lang w:val="en-MY" w:eastAsia="zh-CN"/>
              </w:rPr>
              <w:t>efficiency. Last</w:t>
            </w:r>
            <w:r w:rsidR="002A7ACC">
              <w:rPr>
                <w:rFonts w:ascii="Times New Roman" w:eastAsia="Times New Roman" w:hAnsi="Times New Roman" w:cs="Times New Roman"/>
                <w:sz w:val="24"/>
                <w:szCs w:val="24"/>
                <w:lang w:val="en-MY" w:eastAsia="zh-CN"/>
              </w:rPr>
              <w:t xml:space="preserve"> but not least </w:t>
            </w:r>
            <w:r w:rsidR="00413995">
              <w:rPr>
                <w:rFonts w:ascii="Times New Roman" w:eastAsia="Times New Roman" w:hAnsi="Times New Roman" w:cs="Times New Roman"/>
                <w:sz w:val="24"/>
                <w:szCs w:val="24"/>
                <w:lang w:val="en-MY" w:eastAsia="zh-CN"/>
              </w:rPr>
              <w:t xml:space="preserve">, energy consumption is taken into account as cooling systems might operate at </w:t>
            </w:r>
            <w:r w:rsidR="001A08FD">
              <w:rPr>
                <w:rFonts w:ascii="Times New Roman" w:eastAsia="Times New Roman" w:hAnsi="Times New Roman" w:cs="Times New Roman"/>
                <w:sz w:val="24"/>
                <w:szCs w:val="24"/>
                <w:lang w:val="en-MY" w:eastAsia="zh-CN"/>
              </w:rPr>
              <w:t>high speed or under heavy complex loads could consume much energy and therefore affect overall power consumption.</w:t>
            </w:r>
          </w:p>
          <w:p w14:paraId="4124FEB3" w14:textId="77777777" w:rsidR="00074E0E" w:rsidRDefault="00074E0E" w:rsidP="1E46AA6C">
            <w:pPr>
              <w:spacing w:after="0" w:line="360" w:lineRule="auto"/>
              <w:jc w:val="both"/>
              <w:textAlignment w:val="baseline"/>
              <w:rPr>
                <w:rFonts w:ascii="Times New Roman" w:eastAsia="Times New Roman" w:hAnsi="Times New Roman" w:cs="Times New Roman"/>
                <w:sz w:val="24"/>
                <w:szCs w:val="24"/>
                <w:lang w:val="en-MY" w:eastAsia="zh-CN"/>
              </w:rPr>
            </w:pPr>
          </w:p>
          <w:p w14:paraId="3DE0A384" w14:textId="679DAC06" w:rsidR="00C903CD" w:rsidRPr="009032FF" w:rsidRDefault="00C903CD" w:rsidP="002A7C22">
            <w:pPr>
              <w:spacing w:after="0" w:line="240" w:lineRule="auto"/>
              <w:jc w:val="both"/>
              <w:textAlignment w:val="baseline"/>
              <w:rPr>
                <w:rFonts w:ascii="Times New Roman" w:eastAsia="Times New Roman" w:hAnsi="Times New Roman" w:cs="Times New Roman"/>
                <w:sz w:val="24"/>
                <w:szCs w:val="24"/>
                <w:lang w:val="en-MY" w:eastAsia="zh-CN"/>
              </w:rPr>
            </w:pPr>
          </w:p>
          <w:p w14:paraId="682301F6" w14:textId="21AD65DF" w:rsidR="002A7C22" w:rsidRPr="009032FF" w:rsidRDefault="002A7C22" w:rsidP="002A7C22">
            <w:pPr>
              <w:spacing w:after="0" w:line="240" w:lineRule="auto"/>
              <w:jc w:val="both"/>
              <w:textAlignment w:val="baseline"/>
              <w:rPr>
                <w:rFonts w:ascii="Times New Roman" w:eastAsia="Times New Roman" w:hAnsi="Times New Roman" w:cs="Times New Roman"/>
                <w:sz w:val="24"/>
                <w:szCs w:val="24"/>
                <w:lang w:val="en-MY" w:eastAsia="zh-CN"/>
              </w:rPr>
            </w:pPr>
          </w:p>
        </w:tc>
      </w:tr>
    </w:tbl>
    <w:p w14:paraId="14E3C2EF" w14:textId="2DEA06BB" w:rsidR="00FB0612" w:rsidRPr="008A362F" w:rsidRDefault="00FB0612" w:rsidP="00DA4556">
      <w:pPr>
        <w:rPr>
          <w:lang w:val="en-MY"/>
        </w:rPr>
      </w:pPr>
    </w:p>
    <w:p w14:paraId="78E7F274" w14:textId="53BB82F8" w:rsidR="00FB0612" w:rsidRDefault="00FB0612" w:rsidP="00DA4556"/>
    <w:p w14:paraId="3131AC5C" w14:textId="09756022" w:rsidR="00FB0612" w:rsidRDefault="00FB0612" w:rsidP="00DA4556"/>
    <w:p w14:paraId="0659F161" w14:textId="0D3D7377" w:rsidR="00FB0612" w:rsidRDefault="00FB0612" w:rsidP="00DA4556"/>
    <w:p w14:paraId="06F31002" w14:textId="09E6D4B7" w:rsidR="00E51EC1" w:rsidRDefault="00E51EC1" w:rsidP="00DA4556"/>
    <w:p w14:paraId="49994CA6" w14:textId="781D73F9" w:rsidR="00E51EC1" w:rsidRDefault="00E51EC1" w:rsidP="00DA4556"/>
    <w:p w14:paraId="3CE9CEF5" w14:textId="0E2C3000" w:rsidR="00E51EC1" w:rsidRDefault="00E51EC1" w:rsidP="00DA4556"/>
    <w:p w14:paraId="79964561" w14:textId="26C623A2" w:rsidR="00E51EC1" w:rsidRDefault="00E51EC1" w:rsidP="00DA4556"/>
    <w:p w14:paraId="6D6D3247" w14:textId="2BEAC006" w:rsidR="00E51EC1" w:rsidRDefault="00E51EC1" w:rsidP="00DA4556"/>
    <w:p w14:paraId="4A2332A9" w14:textId="30196F7B" w:rsidR="00E51EC1" w:rsidRDefault="00E51EC1" w:rsidP="00DA4556"/>
    <w:p w14:paraId="08D8D247" w14:textId="2DC45F6D" w:rsidR="00E51EC1" w:rsidRDefault="00E51EC1" w:rsidP="00DA4556"/>
    <w:p w14:paraId="11B8F809" w14:textId="3DD19E40" w:rsidR="00E51EC1" w:rsidRDefault="00E51EC1" w:rsidP="00DA4556"/>
    <w:p w14:paraId="32E4B31E" w14:textId="230EC35F" w:rsidR="00FB0612" w:rsidRDefault="00FB0612" w:rsidP="00DA4556"/>
    <w:p w14:paraId="5C54FD51" w14:textId="7B84D3DB" w:rsidR="00FB0612" w:rsidRDefault="00FB0612" w:rsidP="00DA4556"/>
    <w:p w14:paraId="2AAC7FD3" w14:textId="195D652A" w:rsidR="00FB0612" w:rsidRDefault="00FB0612" w:rsidP="00DA4556"/>
    <w:p w14:paraId="2BE8F4E2" w14:textId="77777777" w:rsidR="00FB0612" w:rsidRDefault="00FB0612" w:rsidP="00DA4556"/>
    <w:p w14:paraId="6BB285FB" w14:textId="77777777" w:rsidR="00FB0612" w:rsidRDefault="00FB0612" w:rsidP="00DA4556"/>
    <w:p w14:paraId="12E68338" w14:textId="77777777" w:rsidR="00FB0612" w:rsidRDefault="00FB0612" w:rsidP="00DA4556"/>
    <w:p w14:paraId="57CDCA9F" w14:textId="77777777" w:rsidR="00FB0612" w:rsidRDefault="00FB0612" w:rsidP="00DA4556"/>
    <w:p w14:paraId="7F5E6728" w14:textId="77777777" w:rsidR="00FB0612" w:rsidRDefault="00FB0612" w:rsidP="00DA4556"/>
    <w:p w14:paraId="4BF924FB" w14:textId="77777777" w:rsidR="00FB0612" w:rsidRDefault="00FB0612" w:rsidP="00DA4556"/>
    <w:p w14:paraId="6D9FC6F1" w14:textId="77777777" w:rsidR="00FB0612" w:rsidRDefault="00FB0612" w:rsidP="00DA4556"/>
    <w:p w14:paraId="06A52BA9" w14:textId="77777777" w:rsidR="00FB0612" w:rsidRDefault="00FB0612" w:rsidP="00DA4556"/>
    <w:p w14:paraId="5C47370D" w14:textId="77777777" w:rsidR="00FB0612" w:rsidRDefault="00FB0612" w:rsidP="00DA4556"/>
    <w:p w14:paraId="33668471" w14:textId="523B0B8E" w:rsidR="00FB0612" w:rsidRDefault="00E51EC1" w:rsidP="00E51EC1">
      <w:pPr>
        <w:pStyle w:val="Heading3"/>
      </w:pPr>
      <w:r>
        <w:lastRenderedPageBreak/>
        <w:t>Storage</w:t>
      </w:r>
    </w:p>
    <w:p w14:paraId="65270514" w14:textId="509ADAC4" w:rsidR="00FB0612" w:rsidRDefault="00E51EC1" w:rsidP="00DA4556">
      <w:r w:rsidRPr="002421F8">
        <w:rPr>
          <w:rFonts w:ascii="Times New Roman" w:hAnsi="Times New Roman" w:cs="Times New Roman"/>
          <w:noProof/>
          <w:sz w:val="24"/>
          <w:szCs w:val="24"/>
        </w:rPr>
        <w:drawing>
          <wp:anchor distT="0" distB="0" distL="114300" distR="114300" simplePos="0" relativeHeight="251658246" behindDoc="1" locked="0" layoutInCell="1" allowOverlap="1" wp14:anchorId="5C9B583F" wp14:editId="02BC5BC4">
            <wp:simplePos x="0" y="0"/>
            <wp:positionH relativeFrom="margin">
              <wp:posOffset>-57150</wp:posOffset>
            </wp:positionH>
            <wp:positionV relativeFrom="paragraph">
              <wp:posOffset>123190</wp:posOffset>
            </wp:positionV>
            <wp:extent cx="5943600" cy="2787015"/>
            <wp:effectExtent l="0" t="0" r="0" b="0"/>
            <wp:wrapTight wrapText="bothSides">
              <wp:wrapPolygon edited="0">
                <wp:start x="0" y="0"/>
                <wp:lineTo x="0" y="21408"/>
                <wp:lineTo x="21531" y="21408"/>
                <wp:lineTo x="21531" y="0"/>
                <wp:lineTo x="0" y="0"/>
              </wp:wrapPolygon>
            </wp:wrapTight>
            <wp:docPr id="18125239" name="Picture 18125239" descr="A black computer hard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39" name="Picture 1" descr="A black computer hard driv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1F8">
        <w:rPr>
          <w:rFonts w:ascii="Times New Roman" w:hAnsi="Times New Roman" w:cs="Times New Roman"/>
          <w:noProof/>
          <w:sz w:val="24"/>
          <w:szCs w:val="24"/>
        </w:rPr>
        <w:drawing>
          <wp:anchor distT="0" distB="0" distL="114300" distR="114300" simplePos="0" relativeHeight="251658247" behindDoc="1" locked="0" layoutInCell="1" allowOverlap="1" wp14:anchorId="0445EA7F" wp14:editId="5198E724">
            <wp:simplePos x="0" y="0"/>
            <wp:positionH relativeFrom="margin">
              <wp:align>center</wp:align>
            </wp:positionH>
            <wp:positionV relativeFrom="paragraph">
              <wp:posOffset>3078480</wp:posOffset>
            </wp:positionV>
            <wp:extent cx="5532755" cy="3578860"/>
            <wp:effectExtent l="0" t="0" r="0" b="2540"/>
            <wp:wrapTight wrapText="bothSides">
              <wp:wrapPolygon edited="0">
                <wp:start x="0" y="0"/>
                <wp:lineTo x="0" y="21500"/>
                <wp:lineTo x="21493" y="21500"/>
                <wp:lineTo x="21493" y="0"/>
                <wp:lineTo x="0" y="0"/>
              </wp:wrapPolygon>
            </wp:wrapTight>
            <wp:docPr id="1122560446" name="Picture 1122560446" descr="A black rectangular object in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0446" name="Picture 2" descr="A black rectangular object in a pack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755" cy="357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A5E67" w14:textId="6D9F31EE" w:rsidR="00E51EC1" w:rsidRDefault="00E51EC1"/>
    <w:p w14:paraId="3DFFA242" w14:textId="75FCACFE" w:rsidR="00E51EC1" w:rsidRPr="002421F8" w:rsidRDefault="00E51EC1" w:rsidP="00E51EC1">
      <w:pPr>
        <w:jc w:val="center"/>
        <w:rPr>
          <w:rFonts w:ascii="Times New Roman" w:hAnsi="Times New Roman" w:cs="Times New Roman"/>
          <w:sz w:val="24"/>
          <w:szCs w:val="24"/>
        </w:rPr>
      </w:pPr>
      <w:r w:rsidRPr="002421F8">
        <w:rPr>
          <w:rFonts w:ascii="Times New Roman" w:hAnsi="Times New Roman" w:cs="Times New Roman"/>
          <w:sz w:val="24"/>
          <w:szCs w:val="24"/>
        </w:rPr>
        <w:t>PS5’s Solid State Drive</w:t>
      </w:r>
    </w:p>
    <w:p w14:paraId="76624CAD" w14:textId="312018EA" w:rsidR="00E51EC1" w:rsidRPr="002421F8" w:rsidRDefault="00EF339E" w:rsidP="00E51EC1">
      <w:pPr>
        <w:jc w:val="center"/>
        <w:rPr>
          <w:rFonts w:ascii="Times New Roman" w:hAnsi="Times New Roman" w:cs="Times New Roman"/>
          <w:sz w:val="24"/>
          <w:szCs w:val="24"/>
        </w:rPr>
      </w:pPr>
      <w:r>
        <w:br w:type="page"/>
      </w:r>
    </w:p>
    <w:tbl>
      <w:tblPr>
        <w:tblStyle w:val="TableGrid"/>
        <w:tblW w:w="9346" w:type="dxa"/>
        <w:tblLayout w:type="fixed"/>
        <w:tblLook w:val="04A0" w:firstRow="1" w:lastRow="0" w:firstColumn="1" w:lastColumn="0" w:noHBand="0" w:noVBand="1"/>
      </w:tblPr>
      <w:tblGrid>
        <w:gridCol w:w="1440"/>
        <w:gridCol w:w="5850"/>
        <w:gridCol w:w="2056"/>
      </w:tblGrid>
      <w:tr w:rsidR="009B6991" w:rsidRPr="009B6991" w14:paraId="1E2BCC54" w14:textId="77777777" w:rsidTr="009B6991">
        <w:tc>
          <w:tcPr>
            <w:tcW w:w="1440" w:type="dxa"/>
            <w:tcBorders>
              <w:top w:val="single" w:sz="8" w:space="0" w:color="auto"/>
              <w:left w:val="single" w:sz="8" w:space="0" w:color="auto"/>
              <w:bottom w:val="single" w:sz="8" w:space="0" w:color="auto"/>
              <w:right w:val="single" w:sz="8" w:space="0" w:color="auto"/>
            </w:tcBorders>
            <w:hideMark/>
          </w:tcPr>
          <w:p w14:paraId="64B8485C" w14:textId="77777777" w:rsidR="009B6991" w:rsidRPr="009B6991" w:rsidRDefault="009B6991" w:rsidP="009B6991">
            <w:pPr>
              <w:rPr>
                <w:rFonts w:ascii="Times New Roman" w:hAnsi="Times New Roman" w:cs="Times New Roman"/>
                <w:sz w:val="24"/>
                <w:szCs w:val="24"/>
                <w:lang w:val="en-MY"/>
              </w:rPr>
            </w:pPr>
            <w:r w:rsidRPr="009B6991">
              <w:rPr>
                <w:rFonts w:ascii="Times New Roman" w:hAnsi="Times New Roman" w:cs="Times New Roman"/>
                <w:b/>
                <w:bCs/>
                <w:sz w:val="24"/>
                <w:szCs w:val="24"/>
                <w:lang w:val="en-MY"/>
              </w:rPr>
              <w:lastRenderedPageBreak/>
              <w:t>Component</w:t>
            </w:r>
            <w:r w:rsidRPr="009B6991">
              <w:rPr>
                <w:rFonts w:ascii="Times New Roman" w:hAnsi="Times New Roman" w:cs="Times New Roman"/>
                <w:sz w:val="24"/>
                <w:szCs w:val="24"/>
                <w:lang w:val="en-MY"/>
              </w:rPr>
              <w:t> </w:t>
            </w:r>
          </w:p>
        </w:tc>
        <w:tc>
          <w:tcPr>
            <w:tcW w:w="5850" w:type="dxa"/>
            <w:tcBorders>
              <w:top w:val="single" w:sz="8" w:space="0" w:color="auto"/>
              <w:left w:val="nil"/>
              <w:bottom w:val="single" w:sz="8" w:space="0" w:color="auto"/>
              <w:right w:val="single" w:sz="8" w:space="0" w:color="auto"/>
            </w:tcBorders>
            <w:hideMark/>
          </w:tcPr>
          <w:p w14:paraId="0CBCD2E8"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b/>
                <w:bCs/>
                <w:sz w:val="24"/>
                <w:szCs w:val="24"/>
                <w:lang w:val="en-MY"/>
              </w:rPr>
              <w:t>Specification</w:t>
            </w:r>
            <w:r w:rsidRPr="009B6991">
              <w:rPr>
                <w:rFonts w:ascii="Times New Roman" w:hAnsi="Times New Roman" w:cs="Times New Roman"/>
                <w:sz w:val="24"/>
                <w:szCs w:val="24"/>
                <w:lang w:val="en-MY"/>
              </w:rPr>
              <w:t> </w:t>
            </w:r>
          </w:p>
        </w:tc>
        <w:tc>
          <w:tcPr>
            <w:tcW w:w="2056" w:type="dxa"/>
            <w:tcBorders>
              <w:top w:val="single" w:sz="8" w:space="0" w:color="auto"/>
              <w:left w:val="nil"/>
              <w:bottom w:val="single" w:sz="8" w:space="0" w:color="auto"/>
              <w:right w:val="single" w:sz="8" w:space="0" w:color="auto"/>
            </w:tcBorders>
            <w:hideMark/>
          </w:tcPr>
          <w:p w14:paraId="42F3CDD2"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b/>
                <w:bCs/>
                <w:sz w:val="24"/>
                <w:szCs w:val="24"/>
                <w:lang w:val="en-MY"/>
              </w:rPr>
              <w:t>Rating</w:t>
            </w:r>
            <w:r w:rsidRPr="009B6991">
              <w:rPr>
                <w:rFonts w:ascii="Times New Roman" w:hAnsi="Times New Roman" w:cs="Times New Roman"/>
                <w:sz w:val="24"/>
                <w:szCs w:val="24"/>
                <w:lang w:val="en-MY"/>
              </w:rPr>
              <w:t> </w:t>
            </w:r>
          </w:p>
        </w:tc>
      </w:tr>
      <w:tr w:rsidR="009B6991" w:rsidRPr="009B6991" w14:paraId="6CE56D0E" w14:textId="77777777" w:rsidTr="009B6991">
        <w:tc>
          <w:tcPr>
            <w:tcW w:w="1440" w:type="dxa"/>
            <w:tcBorders>
              <w:top w:val="single" w:sz="8" w:space="0" w:color="auto"/>
              <w:left w:val="single" w:sz="8" w:space="0" w:color="auto"/>
              <w:bottom w:val="single" w:sz="8" w:space="0" w:color="auto"/>
              <w:right w:val="single" w:sz="8" w:space="0" w:color="auto"/>
            </w:tcBorders>
            <w:hideMark/>
          </w:tcPr>
          <w:p w14:paraId="114A8098"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Storage</w:t>
            </w:r>
          </w:p>
        </w:tc>
        <w:tc>
          <w:tcPr>
            <w:tcW w:w="5850" w:type="dxa"/>
            <w:tcBorders>
              <w:top w:val="single" w:sz="8" w:space="0" w:color="auto"/>
              <w:left w:val="nil"/>
              <w:bottom w:val="single" w:sz="8" w:space="0" w:color="auto"/>
              <w:right w:val="single" w:sz="8" w:space="0" w:color="auto"/>
            </w:tcBorders>
            <w:hideMark/>
          </w:tcPr>
          <w:p w14:paraId="72340508" w14:textId="77777777" w:rsidR="009B6991" w:rsidRPr="009B6991" w:rsidRDefault="009B6991" w:rsidP="009B6991">
            <w:pPr>
              <w:numPr>
                <w:ilvl w:val="0"/>
                <w:numId w:val="29"/>
              </w:num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852 GB custom SSD (Solid State Drive)</w:t>
            </w:r>
          </w:p>
          <w:p w14:paraId="50B1FE7D" w14:textId="77777777" w:rsidR="009B6991" w:rsidRPr="009B6991" w:rsidRDefault="009B6991" w:rsidP="009B6991">
            <w:pPr>
              <w:numPr>
                <w:ilvl w:val="0"/>
                <w:numId w:val="29"/>
              </w:num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5.5GB/s Read Bandwidth</w:t>
            </w:r>
          </w:p>
        </w:tc>
        <w:tc>
          <w:tcPr>
            <w:tcW w:w="2056" w:type="dxa"/>
            <w:tcBorders>
              <w:top w:val="single" w:sz="8" w:space="0" w:color="auto"/>
              <w:left w:val="nil"/>
              <w:bottom w:val="single" w:sz="8" w:space="0" w:color="auto"/>
              <w:right w:val="single" w:sz="8" w:space="0" w:color="auto"/>
            </w:tcBorders>
            <w:hideMark/>
          </w:tcPr>
          <w:p w14:paraId="577CE18B"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5/5</w:t>
            </w:r>
          </w:p>
        </w:tc>
      </w:tr>
      <w:tr w:rsidR="009B6991" w:rsidRPr="009B6991" w14:paraId="61B1D4F5" w14:textId="77777777" w:rsidTr="009B6991">
        <w:tc>
          <w:tcPr>
            <w:tcW w:w="9346" w:type="dxa"/>
            <w:gridSpan w:val="3"/>
            <w:tcBorders>
              <w:top w:val="single" w:sz="8" w:space="0" w:color="auto"/>
              <w:left w:val="single" w:sz="8" w:space="0" w:color="auto"/>
              <w:bottom w:val="single" w:sz="8" w:space="0" w:color="auto"/>
              <w:right w:val="single" w:sz="8" w:space="0" w:color="auto"/>
            </w:tcBorders>
            <w:hideMark/>
          </w:tcPr>
          <w:p w14:paraId="3895B0F1"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b/>
                <w:bCs/>
                <w:sz w:val="24"/>
                <w:szCs w:val="24"/>
                <w:lang w:val="en-MY"/>
              </w:rPr>
              <w:t>Description</w:t>
            </w:r>
            <w:r w:rsidRPr="009B6991">
              <w:rPr>
                <w:rFonts w:ascii="Times New Roman" w:hAnsi="Times New Roman" w:cs="Times New Roman"/>
                <w:sz w:val="24"/>
                <w:szCs w:val="24"/>
                <w:lang w:val="en-MY"/>
              </w:rPr>
              <w:t> </w:t>
            </w:r>
          </w:p>
        </w:tc>
      </w:tr>
      <w:tr w:rsidR="009B6991" w:rsidRPr="009B6991" w14:paraId="024A4D4A" w14:textId="77777777" w:rsidTr="009B6991">
        <w:tc>
          <w:tcPr>
            <w:tcW w:w="9346" w:type="dxa"/>
            <w:gridSpan w:val="3"/>
            <w:tcBorders>
              <w:top w:val="single" w:sz="8" w:space="0" w:color="auto"/>
              <w:left w:val="single" w:sz="8" w:space="0" w:color="auto"/>
              <w:bottom w:val="single" w:sz="8" w:space="0" w:color="auto"/>
              <w:right w:val="single" w:sz="8" w:space="0" w:color="auto"/>
            </w:tcBorders>
            <w:hideMark/>
          </w:tcPr>
          <w:p w14:paraId="7E4398D0"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The PlayStation 5 (PS5) console includes a custom storage solution, and it is designed to provide high-speed performance, shorten the device loading times and improve the overall system responsiveness. Its primary storage solution is an 825 GB custom SSD. This SSD is a big shift compared to other gaming consoles that still using the traditional Hard Disc Drives which is HDDs.</w:t>
            </w:r>
          </w:p>
        </w:tc>
      </w:tr>
      <w:tr w:rsidR="009B6991" w:rsidRPr="009B6991" w14:paraId="169F5E71" w14:textId="77777777" w:rsidTr="009B6991">
        <w:tc>
          <w:tcPr>
            <w:tcW w:w="9346" w:type="dxa"/>
            <w:gridSpan w:val="3"/>
            <w:tcBorders>
              <w:top w:val="single" w:sz="8" w:space="0" w:color="auto"/>
              <w:left w:val="single" w:sz="8" w:space="0" w:color="auto"/>
              <w:bottom w:val="single" w:sz="8" w:space="0" w:color="auto"/>
              <w:right w:val="single" w:sz="8" w:space="0" w:color="auto"/>
            </w:tcBorders>
            <w:hideMark/>
          </w:tcPr>
          <w:p w14:paraId="7783CEBF" w14:textId="77777777" w:rsidR="009B6991" w:rsidRPr="009B6991" w:rsidRDefault="009B6991" w:rsidP="009B6991">
            <w:pPr>
              <w:spacing w:after="160" w:line="259" w:lineRule="auto"/>
              <w:rPr>
                <w:rFonts w:ascii="Times New Roman" w:hAnsi="Times New Roman" w:cs="Times New Roman"/>
                <w:b/>
                <w:sz w:val="24"/>
                <w:szCs w:val="24"/>
                <w:lang w:val="en-MY"/>
              </w:rPr>
            </w:pPr>
            <w:r w:rsidRPr="009B6991">
              <w:rPr>
                <w:rFonts w:ascii="Times New Roman" w:hAnsi="Times New Roman" w:cs="Times New Roman"/>
                <w:b/>
                <w:bCs/>
                <w:sz w:val="24"/>
                <w:szCs w:val="24"/>
                <w:lang w:val="en-MY"/>
              </w:rPr>
              <w:t>Opinion and Advantages/Disadvantages</w:t>
            </w:r>
            <w:r w:rsidRPr="009B6991">
              <w:rPr>
                <w:rFonts w:ascii="Times New Roman" w:hAnsi="Times New Roman" w:cs="Times New Roman"/>
                <w:sz w:val="24"/>
                <w:szCs w:val="24"/>
                <w:lang w:val="en-MY"/>
              </w:rPr>
              <w:t> </w:t>
            </w:r>
          </w:p>
        </w:tc>
      </w:tr>
      <w:tr w:rsidR="009B6991" w:rsidRPr="009B6991" w14:paraId="675FC372" w14:textId="77777777" w:rsidTr="009B6991">
        <w:tc>
          <w:tcPr>
            <w:tcW w:w="9346" w:type="dxa"/>
            <w:gridSpan w:val="3"/>
            <w:tcBorders>
              <w:top w:val="single" w:sz="8" w:space="0" w:color="auto"/>
              <w:left w:val="single" w:sz="8" w:space="0" w:color="auto"/>
              <w:bottom w:val="single" w:sz="8" w:space="0" w:color="auto"/>
              <w:right w:val="single" w:sz="8" w:space="0" w:color="auto"/>
            </w:tcBorders>
            <w:hideMark/>
          </w:tcPr>
          <w:p w14:paraId="7AF6D290" w14:textId="77777777" w:rsidR="009B6991" w:rsidRPr="009B6991" w:rsidRDefault="009B6991" w:rsidP="009B6991">
            <w:pPr>
              <w:spacing w:after="160" w:line="259" w:lineRule="auto"/>
              <w:rPr>
                <w:rFonts w:ascii="Times New Roman" w:hAnsi="Times New Roman" w:cs="Times New Roman"/>
                <w:b/>
                <w:bCs/>
                <w:sz w:val="24"/>
                <w:szCs w:val="24"/>
                <w:u w:val="single"/>
                <w:lang w:val="en-MY"/>
              </w:rPr>
            </w:pPr>
            <w:r w:rsidRPr="009B6991">
              <w:rPr>
                <w:rFonts w:ascii="Times New Roman" w:hAnsi="Times New Roman" w:cs="Times New Roman"/>
                <w:b/>
                <w:bCs/>
                <w:sz w:val="24"/>
                <w:szCs w:val="24"/>
                <w:u w:val="single"/>
                <w:lang w:val="en-MY"/>
              </w:rPr>
              <w:t>Opinions</w:t>
            </w:r>
          </w:p>
          <w:p w14:paraId="69F8E362"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The uses of Solid-State Drive (SSD) in the PS5 console are a game changing development in the console gaming market. It represents a big transition from the common Hard Disc Drives (HDDs), for example PS4 console, and it has made a huge impact in the gaming industry.</w:t>
            </w:r>
          </w:p>
          <w:p w14:paraId="0C381739" w14:textId="77777777" w:rsidR="009B6991" w:rsidRPr="009B6991" w:rsidRDefault="009B6991" w:rsidP="009B6991">
            <w:pPr>
              <w:spacing w:after="160" w:line="259" w:lineRule="auto"/>
              <w:rPr>
                <w:rFonts w:ascii="Times New Roman" w:hAnsi="Times New Roman" w:cs="Times New Roman"/>
                <w:b/>
                <w:bCs/>
                <w:sz w:val="24"/>
                <w:szCs w:val="24"/>
                <w:u w:val="single"/>
                <w:lang w:val="en-MY"/>
              </w:rPr>
            </w:pPr>
            <w:r w:rsidRPr="009B6991">
              <w:rPr>
                <w:rFonts w:ascii="Times New Roman" w:hAnsi="Times New Roman" w:cs="Times New Roman"/>
                <w:b/>
                <w:bCs/>
                <w:sz w:val="24"/>
                <w:szCs w:val="24"/>
                <w:u w:val="single"/>
                <w:lang w:val="en-MY"/>
              </w:rPr>
              <w:t>Advantages/Disadvantages </w:t>
            </w:r>
          </w:p>
          <w:p w14:paraId="5EDF9968"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 xml:space="preserve">The first advantage of SSD is it can reduce the loading times. Faster loading times means it can give users a more seamless and immersive gaming experience without wasting unnecessary time between game levels. Next one is quick resume and multitasking.  Quick resume improves the console's overall efficiency by allowing players to seamlessly switch between different gaming experiences without losing the whole progress. Not only that, but it also enhanced the system responsiveness too. It makes the non-gaming interactions smoother by providing users a friendly UI. </w:t>
            </w:r>
          </w:p>
          <w:p w14:paraId="430D115C" w14:textId="77777777" w:rsidR="009B6991" w:rsidRPr="009B6991" w:rsidRDefault="009B6991" w:rsidP="009B6991">
            <w:pPr>
              <w:spacing w:after="160" w:line="259" w:lineRule="auto"/>
              <w:rPr>
                <w:rFonts w:ascii="Times New Roman" w:hAnsi="Times New Roman" w:cs="Times New Roman"/>
                <w:sz w:val="24"/>
                <w:szCs w:val="24"/>
                <w:lang w:val="en-MY"/>
              </w:rPr>
            </w:pPr>
            <w:r w:rsidRPr="009B6991">
              <w:rPr>
                <w:rFonts w:ascii="Times New Roman" w:hAnsi="Times New Roman" w:cs="Times New Roman"/>
                <w:sz w:val="24"/>
                <w:szCs w:val="24"/>
                <w:lang w:val="en-MY"/>
              </w:rPr>
              <w:t>For its drawbacks, users may need to manage their game library more actively or invest in additional NVMe SSD storage for larger capacity.  Next one is dependency on game optimization.  Some games may not fully utilise the SSD's capabilities especially if they are not optimised for high-speed performance.</w:t>
            </w:r>
          </w:p>
        </w:tc>
      </w:tr>
    </w:tbl>
    <w:p w14:paraId="7DB5FF06" w14:textId="0FBA5268" w:rsidR="00E51EC1" w:rsidRDefault="00E51EC1">
      <w:pPr>
        <w:rPr>
          <w:lang w:val="en-MY"/>
        </w:rPr>
      </w:pPr>
    </w:p>
    <w:p w14:paraId="45D84994" w14:textId="42C4F60A" w:rsidR="00E51EC1" w:rsidRDefault="00E51EC1">
      <w:pPr>
        <w:rPr>
          <w:lang w:val="en-MY"/>
        </w:rPr>
      </w:pPr>
    </w:p>
    <w:p w14:paraId="26729E6A" w14:textId="1FB40BA6" w:rsidR="00E51EC1" w:rsidRPr="00E51EC1" w:rsidRDefault="00E51EC1">
      <w:pPr>
        <w:rPr>
          <w:lang w:val="en-MY"/>
        </w:rPr>
      </w:pPr>
    </w:p>
    <w:p w14:paraId="3DC61BD1" w14:textId="48F7142B" w:rsidR="00E51EC1" w:rsidRDefault="00E51EC1"/>
    <w:p w14:paraId="45AEA329" w14:textId="028B57AC" w:rsidR="00E51EC1" w:rsidRDefault="00E51EC1"/>
    <w:p w14:paraId="4A6BB210" w14:textId="778F0B3A" w:rsidR="00EF339E" w:rsidRDefault="00EF339E"/>
    <w:p w14:paraId="0C21360D" w14:textId="74A221D3" w:rsidR="00BB0D0B" w:rsidRPr="002421F8" w:rsidRDefault="00BB0D0B" w:rsidP="003128A9">
      <w:pPr>
        <w:jc w:val="center"/>
        <w:rPr>
          <w:rFonts w:ascii="Times New Roman" w:hAnsi="Times New Roman" w:cs="Times New Roman"/>
          <w:sz w:val="24"/>
          <w:szCs w:val="24"/>
        </w:rPr>
      </w:pPr>
    </w:p>
    <w:p w14:paraId="438FAF1D" w14:textId="5BF7C758" w:rsidR="00FB0612" w:rsidRPr="00BB0D0B" w:rsidRDefault="001B2097" w:rsidP="001B2097">
      <w:pPr>
        <w:pStyle w:val="Heading3"/>
        <w:rPr>
          <w:lang w:val="en-MY"/>
        </w:rPr>
      </w:pPr>
      <w:r>
        <w:rPr>
          <w:lang w:val="en-MY"/>
        </w:rPr>
        <w:lastRenderedPageBreak/>
        <w:t>GPU</w:t>
      </w:r>
    </w:p>
    <w:p w14:paraId="6B688BC3" w14:textId="4D38DCA2" w:rsidR="00B8799F" w:rsidRPr="00E03741" w:rsidRDefault="00E03741" w:rsidP="00E03741">
      <w:r w:rsidRPr="002421F8">
        <w:rPr>
          <w:rFonts w:ascii="Times New Roman" w:hAnsi="Times New Roman" w:cs="Times New Roman"/>
          <w:noProof/>
          <w:sz w:val="24"/>
          <w:szCs w:val="24"/>
        </w:rPr>
        <w:drawing>
          <wp:anchor distT="0" distB="0" distL="114300" distR="114300" simplePos="0" relativeHeight="251658251" behindDoc="1" locked="0" layoutInCell="1" allowOverlap="1" wp14:anchorId="5D577259" wp14:editId="62F6A58E">
            <wp:simplePos x="0" y="0"/>
            <wp:positionH relativeFrom="margin">
              <wp:align>left</wp:align>
            </wp:positionH>
            <wp:positionV relativeFrom="paragraph">
              <wp:posOffset>376855</wp:posOffset>
            </wp:positionV>
            <wp:extent cx="5900420" cy="3449955"/>
            <wp:effectExtent l="0" t="0" r="5080" b="0"/>
            <wp:wrapTight wrapText="bothSides">
              <wp:wrapPolygon edited="0">
                <wp:start x="0" y="0"/>
                <wp:lineTo x="0" y="21469"/>
                <wp:lineTo x="21549" y="21469"/>
                <wp:lineTo x="21549" y="0"/>
                <wp:lineTo x="0" y="0"/>
              </wp:wrapPolygon>
            </wp:wrapTight>
            <wp:docPr id="1312867332" name="Picture 131286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0420" cy="3449955"/>
                    </a:xfrm>
                    <a:prstGeom prst="rect">
                      <a:avLst/>
                    </a:prstGeom>
                    <a:noFill/>
                  </pic:spPr>
                </pic:pic>
              </a:graphicData>
            </a:graphic>
            <wp14:sizeRelH relativeFrom="page">
              <wp14:pctWidth>0</wp14:pctWidth>
            </wp14:sizeRelH>
            <wp14:sizeRelV relativeFrom="page">
              <wp14:pctHeight>0</wp14:pctHeight>
            </wp14:sizeRelV>
          </wp:anchor>
        </w:drawing>
      </w:r>
    </w:p>
    <w:p w14:paraId="4B9D9F8C" w14:textId="02DD1497" w:rsidR="00E03741" w:rsidRDefault="00E03741" w:rsidP="00E03741">
      <w:pPr>
        <w:jc w:val="center"/>
      </w:pPr>
      <w:r>
        <w:t>AMD Radeon RDNA 2</w:t>
      </w:r>
    </w:p>
    <w:p w14:paraId="5A19FF2E" w14:textId="77777777" w:rsidR="00E03741" w:rsidRDefault="00E03741" w:rsidP="002421F8"/>
    <w:p w14:paraId="136A0AA7" w14:textId="77777777" w:rsidR="00E03741" w:rsidRDefault="00E03741" w:rsidP="002421F8"/>
    <w:p w14:paraId="0F5185C1" w14:textId="74AE7144" w:rsidR="00E03741" w:rsidRDefault="00E03741" w:rsidP="002421F8"/>
    <w:p w14:paraId="192E1599" w14:textId="77777777" w:rsidR="00E03741" w:rsidRDefault="00E03741" w:rsidP="002421F8"/>
    <w:p w14:paraId="38003AD4" w14:textId="77777777" w:rsidR="00E03741" w:rsidRDefault="00E03741" w:rsidP="002421F8"/>
    <w:p w14:paraId="7FB1B770" w14:textId="77777777" w:rsidR="00E03741" w:rsidRDefault="00E03741" w:rsidP="002421F8"/>
    <w:p w14:paraId="60BBCEEB" w14:textId="77777777" w:rsidR="00BB0D0B" w:rsidRDefault="00BB0D0B">
      <w:r>
        <w:br w:type="page"/>
      </w:r>
    </w:p>
    <w:tbl>
      <w:tblPr>
        <w:tblpPr w:leftFromText="180" w:rightFromText="180" w:vertAnchor="text" w:horzAnchor="margin" w:tblpY="-42"/>
        <w:tblW w:w="93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0"/>
        <w:gridCol w:w="5989"/>
        <w:gridCol w:w="1306"/>
      </w:tblGrid>
      <w:tr w:rsidR="00E03741" w:rsidRPr="002421F8" w14:paraId="6B7B7F15" w14:textId="77777777">
        <w:trPr>
          <w:trHeight w:val="426"/>
        </w:trPr>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1FFDF2D4" w14:textId="77777777" w:rsidR="00E03741" w:rsidRPr="002421F8" w:rsidRDefault="00E03741">
            <w:pPr>
              <w:spacing w:line="360" w:lineRule="auto"/>
              <w:rPr>
                <w:rFonts w:ascii="Times New Roman" w:hAnsi="Times New Roman" w:cs="Times New Roman"/>
                <w:sz w:val="24"/>
                <w:szCs w:val="24"/>
                <w:lang w:val="en-MY"/>
              </w:rPr>
            </w:pPr>
            <w:r w:rsidRPr="002421F8">
              <w:rPr>
                <w:rFonts w:ascii="Times New Roman" w:hAnsi="Times New Roman" w:cs="Times New Roman"/>
                <w:b/>
                <w:bCs/>
                <w:sz w:val="24"/>
                <w:szCs w:val="24"/>
                <w:lang w:val="en-MY"/>
              </w:rPr>
              <w:lastRenderedPageBreak/>
              <w:t>Component</w:t>
            </w:r>
            <w:r w:rsidRPr="002421F8">
              <w:rPr>
                <w:rFonts w:ascii="Times New Roman" w:hAnsi="Times New Roman" w:cs="Times New Roman"/>
                <w:sz w:val="24"/>
                <w:szCs w:val="24"/>
                <w:lang w:val="en-MY"/>
              </w:rPr>
              <w:t> </w:t>
            </w:r>
          </w:p>
        </w:tc>
        <w:tc>
          <w:tcPr>
            <w:tcW w:w="5989" w:type="dxa"/>
            <w:tcBorders>
              <w:top w:val="single" w:sz="6" w:space="0" w:color="auto"/>
              <w:left w:val="single" w:sz="6" w:space="0" w:color="auto"/>
              <w:bottom w:val="single" w:sz="6" w:space="0" w:color="auto"/>
              <w:right w:val="single" w:sz="6" w:space="0" w:color="auto"/>
            </w:tcBorders>
            <w:shd w:val="clear" w:color="auto" w:fill="auto"/>
            <w:hideMark/>
          </w:tcPr>
          <w:p w14:paraId="6C59603E" w14:textId="77777777" w:rsidR="00E03741" w:rsidRPr="002421F8" w:rsidRDefault="00E03741">
            <w:pPr>
              <w:spacing w:line="360" w:lineRule="auto"/>
              <w:rPr>
                <w:rFonts w:ascii="Times New Roman" w:hAnsi="Times New Roman" w:cs="Times New Roman"/>
                <w:sz w:val="24"/>
                <w:szCs w:val="24"/>
                <w:lang w:val="en-MY"/>
              </w:rPr>
            </w:pPr>
            <w:r w:rsidRPr="002421F8">
              <w:rPr>
                <w:rFonts w:ascii="Times New Roman" w:hAnsi="Times New Roman" w:cs="Times New Roman"/>
                <w:b/>
                <w:bCs/>
                <w:sz w:val="24"/>
                <w:szCs w:val="24"/>
                <w:lang w:val="en-MY"/>
              </w:rPr>
              <w:t>Specification</w:t>
            </w:r>
            <w:r w:rsidRPr="002421F8">
              <w:rPr>
                <w:rFonts w:ascii="Times New Roman" w:hAnsi="Times New Roman" w:cs="Times New Roman"/>
                <w:sz w:val="24"/>
                <w:szCs w:val="24"/>
                <w:lang w:val="en-MY"/>
              </w:rPr>
              <w:t> </w:t>
            </w:r>
          </w:p>
        </w:tc>
        <w:tc>
          <w:tcPr>
            <w:tcW w:w="1304" w:type="dxa"/>
            <w:tcBorders>
              <w:top w:val="single" w:sz="6" w:space="0" w:color="auto"/>
              <w:left w:val="single" w:sz="6" w:space="0" w:color="auto"/>
              <w:bottom w:val="single" w:sz="6" w:space="0" w:color="auto"/>
              <w:right w:val="single" w:sz="6" w:space="0" w:color="auto"/>
            </w:tcBorders>
            <w:shd w:val="clear" w:color="auto" w:fill="auto"/>
            <w:hideMark/>
          </w:tcPr>
          <w:p w14:paraId="3BCE1153" w14:textId="77777777" w:rsidR="00E03741" w:rsidRPr="002421F8" w:rsidRDefault="00E03741">
            <w:pPr>
              <w:spacing w:line="360" w:lineRule="auto"/>
              <w:rPr>
                <w:rFonts w:ascii="Times New Roman" w:hAnsi="Times New Roman" w:cs="Times New Roman"/>
                <w:sz w:val="24"/>
                <w:szCs w:val="24"/>
                <w:lang w:val="en-MY"/>
              </w:rPr>
            </w:pPr>
            <w:r w:rsidRPr="002421F8">
              <w:rPr>
                <w:rFonts w:ascii="Times New Roman" w:hAnsi="Times New Roman" w:cs="Times New Roman"/>
                <w:b/>
                <w:bCs/>
                <w:sz w:val="24"/>
                <w:szCs w:val="24"/>
                <w:lang w:val="en-MY"/>
              </w:rPr>
              <w:t>Rating</w:t>
            </w:r>
            <w:r w:rsidRPr="002421F8">
              <w:rPr>
                <w:rFonts w:ascii="Times New Roman" w:hAnsi="Times New Roman" w:cs="Times New Roman"/>
                <w:sz w:val="24"/>
                <w:szCs w:val="24"/>
                <w:lang w:val="en-MY"/>
              </w:rPr>
              <w:t> </w:t>
            </w:r>
          </w:p>
        </w:tc>
      </w:tr>
      <w:tr w:rsidR="00E03741" w:rsidRPr="002421F8" w14:paraId="68B2EA58" w14:textId="77777777">
        <w:trPr>
          <w:trHeight w:val="426"/>
        </w:trPr>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7BC731FA" w14:textId="77777777" w:rsidR="00E03741" w:rsidRPr="002421F8" w:rsidRDefault="00E03741">
            <w:pPr>
              <w:spacing w:line="360" w:lineRule="auto"/>
              <w:rPr>
                <w:rFonts w:ascii="Times New Roman" w:hAnsi="Times New Roman" w:cs="Times New Roman"/>
                <w:sz w:val="24"/>
                <w:szCs w:val="24"/>
                <w:lang w:val="en-MY"/>
              </w:rPr>
            </w:pPr>
            <w:r w:rsidRPr="002421F8">
              <w:rPr>
                <w:rFonts w:ascii="Times New Roman" w:hAnsi="Times New Roman" w:cs="Times New Roman"/>
                <w:sz w:val="24"/>
                <w:szCs w:val="24"/>
                <w:lang w:val="en-MY"/>
              </w:rPr>
              <w:t>GPU</w:t>
            </w:r>
          </w:p>
        </w:tc>
        <w:tc>
          <w:tcPr>
            <w:tcW w:w="5989" w:type="dxa"/>
            <w:tcBorders>
              <w:top w:val="single" w:sz="6" w:space="0" w:color="auto"/>
              <w:left w:val="single" w:sz="6" w:space="0" w:color="auto"/>
              <w:bottom w:val="single" w:sz="6" w:space="0" w:color="auto"/>
              <w:right w:val="single" w:sz="6" w:space="0" w:color="auto"/>
            </w:tcBorders>
            <w:shd w:val="clear" w:color="auto" w:fill="auto"/>
            <w:hideMark/>
          </w:tcPr>
          <w:p w14:paraId="23D52CA6" w14:textId="77777777" w:rsidR="00E03741" w:rsidRPr="002421F8" w:rsidRDefault="00E03741" w:rsidP="00E03741">
            <w:pPr>
              <w:pStyle w:val="ListParagraph"/>
              <w:numPr>
                <w:ilvl w:val="0"/>
                <w:numId w:val="18"/>
              </w:numPr>
              <w:spacing w:line="360" w:lineRule="auto"/>
              <w:rPr>
                <w:rFonts w:ascii="Times New Roman" w:hAnsi="Times New Roman" w:cs="Times New Roman"/>
                <w:sz w:val="24"/>
                <w:szCs w:val="24"/>
                <w:lang w:val="en-MY"/>
              </w:rPr>
            </w:pPr>
            <w:r w:rsidRPr="002421F8">
              <w:rPr>
                <w:rFonts w:ascii="Times New Roman" w:hAnsi="Times New Roman" w:cs="Times New Roman"/>
                <w:sz w:val="24"/>
                <w:szCs w:val="24"/>
                <w:lang w:val="en-MY"/>
              </w:rPr>
              <w:t>AMD</w:t>
            </w:r>
            <w:r>
              <w:rPr>
                <w:rFonts w:ascii="Times New Roman" w:hAnsi="Times New Roman" w:cs="Times New Roman"/>
                <w:sz w:val="24"/>
                <w:szCs w:val="24"/>
                <w:lang w:val="en-MY"/>
              </w:rPr>
              <w:t xml:space="preserve"> Radeon</w:t>
            </w:r>
            <w:r w:rsidRPr="002421F8">
              <w:rPr>
                <w:rFonts w:ascii="Times New Roman" w:hAnsi="Times New Roman" w:cs="Times New Roman"/>
                <w:sz w:val="24"/>
                <w:szCs w:val="24"/>
                <w:lang w:val="en-MY"/>
              </w:rPr>
              <w:t xml:space="preserve"> RDNA 2</w:t>
            </w:r>
          </w:p>
          <w:p w14:paraId="441E9447" w14:textId="77777777" w:rsidR="00E03741" w:rsidRPr="002421F8" w:rsidRDefault="00E03741" w:rsidP="00E03741">
            <w:pPr>
              <w:pStyle w:val="ListParagraph"/>
              <w:numPr>
                <w:ilvl w:val="0"/>
                <w:numId w:val="18"/>
              </w:numPr>
              <w:spacing w:line="360" w:lineRule="auto"/>
              <w:rPr>
                <w:rFonts w:ascii="Times New Roman" w:hAnsi="Times New Roman" w:cs="Times New Roman"/>
                <w:sz w:val="24"/>
                <w:szCs w:val="24"/>
                <w:lang w:val="en-MY"/>
              </w:rPr>
            </w:pPr>
            <w:r w:rsidRPr="002421F8">
              <w:rPr>
                <w:rFonts w:ascii="Times New Roman" w:hAnsi="Times New Roman" w:cs="Times New Roman"/>
                <w:sz w:val="24"/>
                <w:szCs w:val="24"/>
                <w:lang w:val="en-MY"/>
              </w:rPr>
              <w:t>7 nm process size</w:t>
            </w:r>
          </w:p>
        </w:tc>
        <w:tc>
          <w:tcPr>
            <w:tcW w:w="1304" w:type="dxa"/>
            <w:tcBorders>
              <w:top w:val="single" w:sz="6" w:space="0" w:color="auto"/>
              <w:left w:val="single" w:sz="6" w:space="0" w:color="auto"/>
              <w:bottom w:val="single" w:sz="6" w:space="0" w:color="auto"/>
              <w:right w:val="single" w:sz="6" w:space="0" w:color="auto"/>
            </w:tcBorders>
            <w:shd w:val="clear" w:color="auto" w:fill="auto"/>
            <w:hideMark/>
          </w:tcPr>
          <w:p w14:paraId="642B3591" w14:textId="77777777" w:rsidR="00E03741" w:rsidRPr="002421F8" w:rsidRDefault="00E03741">
            <w:pPr>
              <w:spacing w:line="360" w:lineRule="auto"/>
              <w:rPr>
                <w:rFonts w:ascii="Times New Roman" w:hAnsi="Times New Roman" w:cs="Times New Roman"/>
                <w:sz w:val="24"/>
                <w:szCs w:val="24"/>
                <w:lang w:val="en-MY"/>
              </w:rPr>
            </w:pPr>
            <w:r w:rsidRPr="002421F8">
              <w:rPr>
                <w:rFonts w:ascii="Times New Roman" w:hAnsi="Times New Roman" w:cs="Times New Roman"/>
                <w:sz w:val="24"/>
                <w:szCs w:val="24"/>
                <w:lang w:val="en-MY"/>
              </w:rPr>
              <w:t>5/5</w:t>
            </w:r>
          </w:p>
        </w:tc>
      </w:tr>
      <w:tr w:rsidR="00E03741" w:rsidRPr="002421F8" w14:paraId="33D3A31F" w14:textId="77777777">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2D516AC" w14:textId="77777777" w:rsidR="00E03741" w:rsidRPr="002421F8" w:rsidRDefault="00E03741">
            <w:pPr>
              <w:spacing w:line="360" w:lineRule="auto"/>
              <w:rPr>
                <w:rFonts w:ascii="Times New Roman" w:hAnsi="Times New Roman" w:cs="Times New Roman"/>
                <w:sz w:val="24"/>
                <w:szCs w:val="24"/>
                <w:lang w:val="en-MY"/>
              </w:rPr>
            </w:pPr>
            <w:r w:rsidRPr="002421F8">
              <w:rPr>
                <w:rFonts w:ascii="Times New Roman" w:hAnsi="Times New Roman" w:cs="Times New Roman"/>
                <w:b/>
                <w:bCs/>
                <w:sz w:val="24"/>
                <w:szCs w:val="24"/>
                <w:lang w:val="en-MY"/>
              </w:rPr>
              <w:t>Description</w:t>
            </w:r>
            <w:r w:rsidRPr="002421F8">
              <w:rPr>
                <w:rFonts w:ascii="Times New Roman" w:hAnsi="Times New Roman" w:cs="Times New Roman"/>
                <w:sz w:val="24"/>
                <w:szCs w:val="24"/>
                <w:lang w:val="en-MY"/>
              </w:rPr>
              <w:t> </w:t>
            </w:r>
          </w:p>
        </w:tc>
      </w:tr>
      <w:tr w:rsidR="00E03741" w:rsidRPr="002421F8" w14:paraId="13669C0C" w14:textId="77777777">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9259F8C" w14:textId="77777777" w:rsidR="00E03741" w:rsidRPr="002421F8" w:rsidRDefault="00E03741">
            <w:pPr>
              <w:tabs>
                <w:tab w:val="left" w:pos="2478"/>
              </w:tabs>
              <w:spacing w:line="360" w:lineRule="auto"/>
              <w:jc w:val="both"/>
              <w:rPr>
                <w:rFonts w:ascii="Times New Roman" w:hAnsi="Times New Roman" w:cs="Times New Roman"/>
                <w:sz w:val="24"/>
                <w:szCs w:val="24"/>
                <w:lang w:val="en-MY"/>
              </w:rPr>
            </w:pPr>
            <w:r w:rsidRPr="002421F8">
              <w:rPr>
                <w:rFonts w:ascii="Times New Roman" w:hAnsi="Times New Roman" w:cs="Times New Roman"/>
                <w:sz w:val="24"/>
                <w:szCs w:val="24"/>
                <w:lang w:val="en-MY"/>
              </w:rPr>
              <w:t>AMD's RDNA 2.0 architecture that includes 36 compute units are used in the PS5 console. It contains dedicated hardware for PS5 console features such as ray tracing, which improves visual realism by emulating complex lighting effects. The GPU also operates at different frequencies for a more effective performance and power management by offering high-quality visuals and supporting high resolutions and frame rates in gaming experiences. Not only that, it also can run at a variable clock speed up to 2.23GHz.</w:t>
            </w:r>
          </w:p>
        </w:tc>
      </w:tr>
      <w:tr w:rsidR="00E03741" w:rsidRPr="002421F8" w14:paraId="78E1CD12" w14:textId="77777777">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27D3832" w14:textId="77777777" w:rsidR="00E03741" w:rsidRPr="002421F8" w:rsidRDefault="00E03741">
            <w:pPr>
              <w:spacing w:line="360" w:lineRule="auto"/>
              <w:jc w:val="both"/>
              <w:rPr>
                <w:rFonts w:ascii="Times New Roman" w:hAnsi="Times New Roman" w:cs="Times New Roman"/>
                <w:sz w:val="24"/>
                <w:szCs w:val="24"/>
                <w:lang w:val="en-MY"/>
              </w:rPr>
            </w:pPr>
            <w:r w:rsidRPr="002421F8">
              <w:rPr>
                <w:rFonts w:ascii="Times New Roman" w:hAnsi="Times New Roman" w:cs="Times New Roman"/>
                <w:b/>
                <w:bCs/>
                <w:sz w:val="24"/>
                <w:szCs w:val="24"/>
                <w:lang w:val="en-MY"/>
              </w:rPr>
              <w:t>Opinion and Advantages/Disadvantages</w:t>
            </w:r>
            <w:r w:rsidRPr="002421F8">
              <w:rPr>
                <w:rFonts w:ascii="Times New Roman" w:hAnsi="Times New Roman" w:cs="Times New Roman"/>
                <w:sz w:val="24"/>
                <w:szCs w:val="24"/>
                <w:lang w:val="en-MY"/>
              </w:rPr>
              <w:t> </w:t>
            </w:r>
          </w:p>
        </w:tc>
      </w:tr>
      <w:tr w:rsidR="00E03741" w:rsidRPr="002421F8" w14:paraId="67D28876" w14:textId="77777777">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8535DC" w14:textId="77777777" w:rsidR="00E03741" w:rsidRPr="002421F8" w:rsidRDefault="00E03741">
            <w:pPr>
              <w:spacing w:line="360" w:lineRule="auto"/>
              <w:jc w:val="both"/>
              <w:rPr>
                <w:rFonts w:ascii="Times New Roman" w:hAnsi="Times New Roman" w:cs="Times New Roman"/>
                <w:b/>
                <w:bCs/>
                <w:sz w:val="24"/>
                <w:szCs w:val="24"/>
                <w:u w:val="single"/>
                <w:lang w:val="en-MY"/>
              </w:rPr>
            </w:pPr>
            <w:r w:rsidRPr="002421F8">
              <w:rPr>
                <w:rFonts w:ascii="Times New Roman" w:hAnsi="Times New Roman" w:cs="Times New Roman"/>
                <w:b/>
                <w:bCs/>
                <w:sz w:val="24"/>
                <w:szCs w:val="24"/>
                <w:u w:val="single"/>
                <w:lang w:val="en-MY"/>
              </w:rPr>
              <w:t>Opinion</w:t>
            </w:r>
          </w:p>
          <w:p w14:paraId="566FF863" w14:textId="77777777" w:rsidR="00E03741" w:rsidRPr="002421F8" w:rsidRDefault="00E03741">
            <w:pPr>
              <w:spacing w:line="360" w:lineRule="auto"/>
              <w:jc w:val="both"/>
              <w:rPr>
                <w:rFonts w:ascii="Times New Roman" w:hAnsi="Times New Roman" w:cs="Times New Roman"/>
                <w:sz w:val="24"/>
                <w:szCs w:val="24"/>
                <w:lang w:val="en-MY"/>
              </w:rPr>
            </w:pPr>
            <w:r w:rsidRPr="002421F8">
              <w:rPr>
                <w:rFonts w:ascii="Times New Roman" w:hAnsi="Times New Roman" w:cs="Times New Roman"/>
                <w:sz w:val="24"/>
                <w:szCs w:val="24"/>
                <w:lang w:val="en-MY"/>
              </w:rPr>
              <w:t>It is really a good component that installed inside the PS5 console because it is very good on handling games that need a high resolution and frame rates. Not only that, it also enhances the graphics quality and by using the ray tracing features to give user a more immersive experience.</w:t>
            </w:r>
          </w:p>
          <w:p w14:paraId="2098C209" w14:textId="77777777" w:rsidR="00E03741" w:rsidRPr="002421F8" w:rsidRDefault="00E03741">
            <w:pPr>
              <w:spacing w:line="360" w:lineRule="auto"/>
              <w:jc w:val="both"/>
              <w:rPr>
                <w:rFonts w:ascii="Times New Roman" w:hAnsi="Times New Roman" w:cs="Times New Roman"/>
                <w:sz w:val="24"/>
                <w:szCs w:val="24"/>
                <w:u w:val="single"/>
                <w:lang w:val="en-MY"/>
              </w:rPr>
            </w:pPr>
            <w:r w:rsidRPr="002421F8">
              <w:rPr>
                <w:rFonts w:ascii="Times New Roman" w:hAnsi="Times New Roman" w:cs="Times New Roman"/>
                <w:b/>
                <w:bCs/>
                <w:sz w:val="24"/>
                <w:szCs w:val="24"/>
                <w:u w:val="single"/>
                <w:lang w:val="en-MY"/>
              </w:rPr>
              <w:t>Advantages/Disadvantages</w:t>
            </w:r>
            <w:r w:rsidRPr="002421F8">
              <w:rPr>
                <w:rFonts w:ascii="Times New Roman" w:hAnsi="Times New Roman" w:cs="Times New Roman"/>
                <w:sz w:val="24"/>
                <w:szCs w:val="24"/>
                <w:u w:val="single"/>
                <w:lang w:val="en-MY"/>
              </w:rPr>
              <w:t> </w:t>
            </w:r>
          </w:p>
          <w:p w14:paraId="1F58A578" w14:textId="77777777" w:rsidR="00E03741" w:rsidRPr="002421F8" w:rsidRDefault="00E03741">
            <w:pPr>
              <w:spacing w:line="360" w:lineRule="auto"/>
              <w:jc w:val="both"/>
              <w:rPr>
                <w:rFonts w:ascii="Times New Roman" w:hAnsi="Times New Roman" w:cs="Times New Roman"/>
                <w:sz w:val="24"/>
                <w:szCs w:val="24"/>
                <w:lang w:val="en-MY"/>
              </w:rPr>
            </w:pPr>
            <w:r w:rsidRPr="002421F8">
              <w:rPr>
                <w:rFonts w:ascii="Times New Roman" w:hAnsi="Times New Roman" w:cs="Times New Roman"/>
                <w:sz w:val="24"/>
                <w:szCs w:val="24"/>
                <w:lang w:val="en-MY"/>
              </w:rPr>
              <w:t>For its advantages, this GPU contains power efficiency optimisations. It allows the console to deliver powerful performance and maintain the power usage at the same time. Not only that, it also includes the hardware accelerated ray tracing. Ray tracing could stimulate light behaviour to provide user a more realistic lightning, reflections and shadows in gaming settings. It makes user’s gaming experience more immersive.</w:t>
            </w:r>
          </w:p>
          <w:p w14:paraId="26D0AA09" w14:textId="77777777" w:rsidR="00E03741" w:rsidRPr="002421F8" w:rsidRDefault="00E03741">
            <w:pPr>
              <w:spacing w:line="360" w:lineRule="auto"/>
              <w:jc w:val="both"/>
              <w:rPr>
                <w:rFonts w:ascii="Times New Roman" w:hAnsi="Times New Roman" w:cs="Times New Roman"/>
                <w:sz w:val="24"/>
                <w:szCs w:val="24"/>
                <w:lang w:val="en-MY"/>
              </w:rPr>
            </w:pPr>
            <w:r w:rsidRPr="002421F8">
              <w:rPr>
                <w:rFonts w:ascii="Times New Roman" w:hAnsi="Times New Roman" w:cs="Times New Roman"/>
                <w:sz w:val="24"/>
                <w:szCs w:val="24"/>
                <w:lang w:val="en-MY"/>
              </w:rPr>
              <w:t>For its drawbacks, developers may need a learning curve to fully utilise the hardware capabilities.  Limited information may initially limit the development of games that take advantage of the GPU's capabilities.</w:t>
            </w:r>
          </w:p>
          <w:p w14:paraId="2E17F303" w14:textId="77777777" w:rsidR="00E03741" w:rsidRPr="002421F8" w:rsidRDefault="00E03741">
            <w:pPr>
              <w:spacing w:line="360" w:lineRule="auto"/>
              <w:jc w:val="both"/>
              <w:rPr>
                <w:rFonts w:ascii="Times New Roman" w:hAnsi="Times New Roman" w:cs="Times New Roman"/>
                <w:sz w:val="24"/>
                <w:szCs w:val="24"/>
                <w:lang w:val="en-MY"/>
              </w:rPr>
            </w:pPr>
          </w:p>
        </w:tc>
      </w:tr>
    </w:tbl>
    <w:p w14:paraId="44D7B5B9" w14:textId="29684FA3" w:rsidR="00ED7293" w:rsidRDefault="000E12B9" w:rsidP="002421F8">
      <w:pPr>
        <w:rPr>
          <w:noProof/>
        </w:rPr>
      </w:pPr>
      <w:r>
        <w:br w:type="page"/>
      </w:r>
    </w:p>
    <w:tbl>
      <w:tblPr>
        <w:tblpPr w:leftFromText="180" w:rightFromText="180" w:vertAnchor="text" w:horzAnchor="margin" w:tblpYSpec="inside"/>
        <w:tblW w:w="93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6297"/>
        <w:gridCol w:w="1306"/>
      </w:tblGrid>
      <w:tr w:rsidR="00ED7293" w:rsidRPr="00BB0D0B" w14:paraId="14120A58" w14:textId="77777777" w:rsidTr="0068209D">
        <w:trPr>
          <w:trHeight w:val="426"/>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22634C1B"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lastRenderedPageBreak/>
              <w:t>Component</w:t>
            </w:r>
            <w:r w:rsidRPr="1E46AA6C">
              <w:rPr>
                <w:rFonts w:ascii="Times New Roman" w:eastAsia="Times New Roman" w:hAnsi="Times New Roman" w:cs="Times New Roman"/>
                <w:sz w:val="24"/>
                <w:szCs w:val="24"/>
                <w:lang w:val="en-MY"/>
              </w:rPr>
              <w:t> </w:t>
            </w:r>
          </w:p>
        </w:tc>
        <w:tc>
          <w:tcPr>
            <w:tcW w:w="6297" w:type="dxa"/>
            <w:tcBorders>
              <w:top w:val="single" w:sz="6" w:space="0" w:color="auto"/>
              <w:left w:val="single" w:sz="6" w:space="0" w:color="auto"/>
              <w:bottom w:val="single" w:sz="6" w:space="0" w:color="auto"/>
              <w:right w:val="single" w:sz="6" w:space="0" w:color="auto"/>
            </w:tcBorders>
            <w:shd w:val="clear" w:color="auto" w:fill="auto"/>
            <w:hideMark/>
          </w:tcPr>
          <w:p w14:paraId="566B6FBD"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Specification</w:t>
            </w:r>
            <w:r w:rsidRPr="1E46AA6C">
              <w:rPr>
                <w:rFonts w:ascii="Times New Roman" w:eastAsia="Times New Roman" w:hAnsi="Times New Roman" w:cs="Times New Roman"/>
                <w:sz w:val="24"/>
                <w:szCs w:val="24"/>
                <w:lang w:val="en-MY"/>
              </w:rPr>
              <w:t> </w:t>
            </w:r>
          </w:p>
        </w:tc>
        <w:tc>
          <w:tcPr>
            <w:tcW w:w="1306" w:type="dxa"/>
            <w:tcBorders>
              <w:top w:val="single" w:sz="6" w:space="0" w:color="auto"/>
              <w:left w:val="single" w:sz="6" w:space="0" w:color="auto"/>
              <w:bottom w:val="single" w:sz="6" w:space="0" w:color="auto"/>
              <w:right w:val="single" w:sz="6" w:space="0" w:color="auto"/>
            </w:tcBorders>
            <w:shd w:val="clear" w:color="auto" w:fill="auto"/>
            <w:hideMark/>
          </w:tcPr>
          <w:p w14:paraId="72AA8DE2"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Rating</w:t>
            </w:r>
            <w:r w:rsidRPr="1E46AA6C">
              <w:rPr>
                <w:rFonts w:ascii="Times New Roman" w:eastAsia="Times New Roman" w:hAnsi="Times New Roman" w:cs="Times New Roman"/>
                <w:sz w:val="24"/>
                <w:szCs w:val="24"/>
                <w:lang w:val="en-MY"/>
              </w:rPr>
              <w:t> </w:t>
            </w:r>
          </w:p>
        </w:tc>
      </w:tr>
      <w:tr w:rsidR="00ED7293" w:rsidRPr="00BB0D0B" w14:paraId="3720CCF3" w14:textId="77777777" w:rsidTr="0068209D">
        <w:trPr>
          <w:trHeight w:val="426"/>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13239389"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Network Card</w:t>
            </w:r>
          </w:p>
        </w:tc>
        <w:tc>
          <w:tcPr>
            <w:tcW w:w="6297" w:type="dxa"/>
            <w:tcBorders>
              <w:top w:val="single" w:sz="6" w:space="0" w:color="auto"/>
              <w:left w:val="single" w:sz="6" w:space="0" w:color="auto"/>
              <w:bottom w:val="single" w:sz="6" w:space="0" w:color="auto"/>
              <w:right w:val="single" w:sz="6" w:space="0" w:color="auto"/>
            </w:tcBorders>
            <w:shd w:val="clear" w:color="auto" w:fill="auto"/>
            <w:hideMark/>
          </w:tcPr>
          <w:p w14:paraId="56DF9FC6"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Sony J20H100 Wi-Fi 6</w:t>
            </w:r>
          </w:p>
        </w:tc>
        <w:tc>
          <w:tcPr>
            <w:tcW w:w="1306" w:type="dxa"/>
            <w:tcBorders>
              <w:top w:val="single" w:sz="6" w:space="0" w:color="auto"/>
              <w:left w:val="single" w:sz="6" w:space="0" w:color="auto"/>
              <w:bottom w:val="single" w:sz="6" w:space="0" w:color="auto"/>
              <w:right w:val="single" w:sz="6" w:space="0" w:color="auto"/>
            </w:tcBorders>
            <w:shd w:val="clear" w:color="auto" w:fill="auto"/>
            <w:hideMark/>
          </w:tcPr>
          <w:p w14:paraId="5C0140D3"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5/5</w:t>
            </w:r>
          </w:p>
        </w:tc>
      </w:tr>
      <w:tr w:rsidR="00ED7293" w:rsidRPr="00BB0D0B" w14:paraId="7BD359F4" w14:textId="77777777" w:rsidTr="00F36485">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634825"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Description</w:t>
            </w:r>
            <w:r w:rsidRPr="1E46AA6C">
              <w:rPr>
                <w:rFonts w:ascii="Times New Roman" w:eastAsia="Times New Roman" w:hAnsi="Times New Roman" w:cs="Times New Roman"/>
                <w:sz w:val="24"/>
                <w:szCs w:val="24"/>
                <w:lang w:val="en-MY"/>
              </w:rPr>
              <w:t> </w:t>
            </w:r>
          </w:p>
        </w:tc>
      </w:tr>
      <w:tr w:rsidR="00ED7293" w:rsidRPr="00BB0D0B" w14:paraId="7C8B59C2" w14:textId="77777777" w:rsidTr="00F36485">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2ECD6A" w14:textId="5F2A3EE4"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 xml:space="preserve">The PS5 has a Sony J20H100 Wi-Fi 6 network card with support for 2×2 MU-MIMO and Bluetooth 5.1. It is also backwards compatible </w:t>
            </w:r>
            <w:r w:rsidR="00B9510B">
              <w:rPr>
                <w:rFonts w:ascii="Times New Roman" w:eastAsia="Times New Roman" w:hAnsi="Times New Roman" w:cs="Times New Roman"/>
                <w:sz w:val="24"/>
                <w:szCs w:val="24"/>
                <w:lang w:val="en-MY"/>
              </w:rPr>
              <w:t>with</w:t>
            </w:r>
            <w:r w:rsidRPr="1E46AA6C">
              <w:rPr>
                <w:rFonts w:ascii="Times New Roman" w:eastAsia="Times New Roman" w:hAnsi="Times New Roman" w:cs="Times New Roman"/>
                <w:sz w:val="24"/>
                <w:szCs w:val="24"/>
                <w:lang w:val="en-MY"/>
              </w:rPr>
              <w:t xml:space="preserve"> Wi-Fi 4. The PS5 supports both the 2.4 GHz and 5 GHz Wi-Fi bands. Real world speeds more than 300 Mbps </w:t>
            </w:r>
            <w:r w:rsidR="00B9510B">
              <w:rPr>
                <w:rFonts w:ascii="Times New Roman" w:eastAsia="Times New Roman" w:hAnsi="Times New Roman" w:cs="Times New Roman"/>
                <w:sz w:val="24"/>
                <w:szCs w:val="24"/>
                <w:lang w:val="en-MY"/>
              </w:rPr>
              <w:t>is</w:t>
            </w:r>
            <w:r w:rsidRPr="1E46AA6C">
              <w:rPr>
                <w:rFonts w:ascii="Times New Roman" w:eastAsia="Times New Roman" w:hAnsi="Times New Roman" w:cs="Times New Roman"/>
                <w:sz w:val="24"/>
                <w:szCs w:val="24"/>
                <w:lang w:val="en-MY"/>
              </w:rPr>
              <w:t xml:space="preserve"> possible </w:t>
            </w:r>
            <w:r w:rsidR="00B9510B">
              <w:rPr>
                <w:rFonts w:ascii="Times New Roman" w:eastAsia="Times New Roman" w:hAnsi="Times New Roman" w:cs="Times New Roman"/>
                <w:sz w:val="24"/>
                <w:szCs w:val="24"/>
                <w:lang w:val="en-MY"/>
              </w:rPr>
              <w:t xml:space="preserve">when </w:t>
            </w:r>
            <w:r w:rsidRPr="1E46AA6C">
              <w:rPr>
                <w:rFonts w:ascii="Times New Roman" w:eastAsia="Times New Roman" w:hAnsi="Times New Roman" w:cs="Times New Roman"/>
                <w:sz w:val="24"/>
                <w:szCs w:val="24"/>
                <w:lang w:val="en-MY"/>
              </w:rPr>
              <w:t>using the Wi-Fi built into the console. This is important because it means that the PS5 will be able to take full advantage of the latest generation of online gaming and streaming services.</w:t>
            </w:r>
          </w:p>
        </w:tc>
      </w:tr>
      <w:tr w:rsidR="00ED7293" w:rsidRPr="00BB0D0B" w14:paraId="499B0B8F" w14:textId="77777777" w:rsidTr="00F36485">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8FF6A3B" w14:textId="77777777" w:rsidR="00ED7293" w:rsidRPr="00BB0D0B"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Opinion and Advantages/Disadvantages</w:t>
            </w:r>
            <w:r w:rsidRPr="1E46AA6C">
              <w:rPr>
                <w:rFonts w:ascii="Times New Roman" w:eastAsia="Times New Roman" w:hAnsi="Times New Roman" w:cs="Times New Roman"/>
                <w:sz w:val="24"/>
                <w:szCs w:val="24"/>
                <w:lang w:val="en-MY"/>
              </w:rPr>
              <w:t> </w:t>
            </w:r>
          </w:p>
        </w:tc>
      </w:tr>
      <w:tr w:rsidR="00ED7293" w:rsidRPr="00BB0D0B" w14:paraId="378F5066" w14:textId="77777777" w:rsidTr="00F36485">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C175AA5" w14:textId="77777777" w:rsidR="00ED7293" w:rsidRPr="003432FD"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The network card supports Wi-Fi 6 which Is the latest Wi-Fi generation which guarantees the best network bandwidth to provide a smooth and seamless experience in gaming. It enables the PlayStation 5 to be able to connect to Bluetooth 5.1 as well which is top of the line in connectivity.</w:t>
            </w:r>
          </w:p>
          <w:p w14:paraId="06FD42C9" w14:textId="77777777" w:rsidR="00ED7293" w:rsidRPr="00DB28BE"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The PlayStation 5 can connect wirelessly to communicate with the Internet without having to use physical connectivity such as ethernet cable thus increasing portability of the PlayStation 5. The communication speed between devices is fast and highly reliable for heavy usage such as downloading games, streaming movies or videos and much more.</w:t>
            </w:r>
          </w:p>
          <w:p w14:paraId="3CF7E080" w14:textId="77777777" w:rsidR="00ED7293" w:rsidRPr="00DB28BE" w:rsidRDefault="00ED7293" w:rsidP="00F36485">
            <w:pPr>
              <w:spacing w:line="360" w:lineRule="auto"/>
              <w:jc w:val="both"/>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There are some drawbacks to it too, wireless connections are typically less secure than wired connection because communication signals being transmitted through the air/radio waves are more likely to get intercepted if the proper encryption technologies are not in place. Wired connection is still superior to wireless connections in terms of speed and reliability.</w:t>
            </w:r>
          </w:p>
          <w:p w14:paraId="0C6C7348" w14:textId="77777777" w:rsidR="00ED7293" w:rsidRPr="00A36A2E" w:rsidRDefault="00ED7293" w:rsidP="00F36485">
            <w:pPr>
              <w:spacing w:line="360" w:lineRule="auto"/>
              <w:jc w:val="both"/>
              <w:rPr>
                <w:rFonts w:ascii="Times New Roman" w:eastAsia="Times New Roman" w:hAnsi="Times New Roman" w:cs="Times New Roman"/>
                <w:sz w:val="24"/>
                <w:szCs w:val="24"/>
                <w:lang w:val="en-MY"/>
              </w:rPr>
            </w:pPr>
          </w:p>
        </w:tc>
      </w:tr>
    </w:tbl>
    <w:p w14:paraId="7247399C" w14:textId="6CEC6B27" w:rsidR="000E12B9" w:rsidRDefault="00B8799F" w:rsidP="00B8799F">
      <w:pPr>
        <w:jc w:val="center"/>
      </w:pPr>
      <w:r>
        <w:rPr>
          <w:noProof/>
        </w:rPr>
        <w:lastRenderedPageBreak/>
        <w:drawing>
          <wp:inline distT="0" distB="0" distL="0" distR="0" wp14:anchorId="4A2BD3D4" wp14:editId="0E6A49D4">
            <wp:extent cx="2781300" cy="2496039"/>
            <wp:effectExtent l="0" t="0" r="0" b="0"/>
            <wp:docPr id="1033869858" name="Picture 1033869858"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69858" name="Picture 1" descr="A close-up of a chi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4768" cy="2499152"/>
                    </a:xfrm>
                    <a:prstGeom prst="rect">
                      <a:avLst/>
                    </a:prstGeom>
                  </pic:spPr>
                </pic:pic>
              </a:graphicData>
            </a:graphic>
          </wp:inline>
        </w:drawing>
      </w:r>
    </w:p>
    <w:p w14:paraId="5F92FE88" w14:textId="1E7D8A7E" w:rsidR="00925AF6" w:rsidRDefault="00925AF6"/>
    <w:p w14:paraId="2E3B597C" w14:textId="77777777" w:rsidR="00FB0612" w:rsidRDefault="00FB0612" w:rsidP="00B8799F">
      <w:pPr>
        <w:jc w:val="center"/>
      </w:pPr>
    </w:p>
    <w:p w14:paraId="0C868FEF" w14:textId="77777777" w:rsidR="00B8799F" w:rsidRDefault="00B8799F" w:rsidP="00B8799F">
      <w:pPr>
        <w:jc w:val="center"/>
      </w:pPr>
    </w:p>
    <w:p w14:paraId="0DBD5452" w14:textId="738C7896" w:rsidR="00B8799F" w:rsidRDefault="00B8799F" w:rsidP="00B8799F">
      <w:pPr>
        <w:jc w:val="center"/>
      </w:pPr>
    </w:p>
    <w:p w14:paraId="65B45BC0" w14:textId="637DB693" w:rsidR="00B8799F" w:rsidRDefault="00ED7293" w:rsidP="00B8799F">
      <w:pPr>
        <w:jc w:val="center"/>
      </w:pPr>
      <w:r>
        <w:rPr>
          <w:noProof/>
        </w:rPr>
        <w:drawing>
          <wp:inline distT="0" distB="0" distL="0" distR="0" wp14:anchorId="68D20143" wp14:editId="5B875BB4">
            <wp:extent cx="2674620" cy="2681050"/>
            <wp:effectExtent l="0" t="0" r="0" b="5080"/>
            <wp:docPr id="301693057" name="Picture 301693057" descr="A black electronic devic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3057" name="Picture 2" descr="A black electronic device with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81127" cy="2687572"/>
                    </a:xfrm>
                    <a:prstGeom prst="rect">
                      <a:avLst/>
                    </a:prstGeom>
                  </pic:spPr>
                </pic:pic>
              </a:graphicData>
            </a:graphic>
          </wp:inline>
        </w:drawing>
      </w:r>
    </w:p>
    <w:p w14:paraId="1349A79C" w14:textId="77777777" w:rsidR="00B8799F" w:rsidRDefault="00B8799F" w:rsidP="00B8799F">
      <w:pPr>
        <w:jc w:val="center"/>
      </w:pPr>
    </w:p>
    <w:tbl>
      <w:tblPr>
        <w:tblpPr w:leftFromText="180" w:rightFromText="180" w:vertAnchor="text" w:horzAnchor="margin" w:tblpY="1740"/>
        <w:tblW w:w="93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0"/>
        <w:gridCol w:w="5989"/>
        <w:gridCol w:w="1306"/>
      </w:tblGrid>
      <w:tr w:rsidR="007C1603" w:rsidRPr="00BB0D0B" w14:paraId="45255D38" w14:textId="77777777" w:rsidTr="00ED7293">
        <w:trPr>
          <w:trHeight w:val="426"/>
        </w:trPr>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278DE386" w14:textId="77777777" w:rsidR="007C1603" w:rsidRPr="00BB0D0B" w:rsidRDefault="007C1603"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lastRenderedPageBreak/>
              <w:t>Component</w:t>
            </w:r>
            <w:r w:rsidRPr="1E46AA6C">
              <w:rPr>
                <w:rFonts w:ascii="Times New Roman" w:eastAsia="Times New Roman" w:hAnsi="Times New Roman" w:cs="Times New Roman"/>
                <w:sz w:val="24"/>
                <w:szCs w:val="24"/>
                <w:lang w:val="en-MY"/>
              </w:rPr>
              <w:t> </w:t>
            </w:r>
          </w:p>
        </w:tc>
        <w:tc>
          <w:tcPr>
            <w:tcW w:w="5989" w:type="dxa"/>
            <w:tcBorders>
              <w:top w:val="single" w:sz="6" w:space="0" w:color="auto"/>
              <w:left w:val="single" w:sz="6" w:space="0" w:color="auto"/>
              <w:bottom w:val="single" w:sz="6" w:space="0" w:color="auto"/>
              <w:right w:val="single" w:sz="6" w:space="0" w:color="auto"/>
            </w:tcBorders>
            <w:shd w:val="clear" w:color="auto" w:fill="auto"/>
            <w:hideMark/>
          </w:tcPr>
          <w:p w14:paraId="095E5D5B" w14:textId="77777777" w:rsidR="007C1603" w:rsidRPr="00BB0D0B" w:rsidRDefault="007C1603"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Specification</w:t>
            </w:r>
            <w:r w:rsidRPr="1E46AA6C">
              <w:rPr>
                <w:rFonts w:ascii="Times New Roman" w:eastAsia="Times New Roman" w:hAnsi="Times New Roman" w:cs="Times New Roman"/>
                <w:sz w:val="24"/>
                <w:szCs w:val="24"/>
                <w:lang w:val="en-MY"/>
              </w:rPr>
              <w:t> </w:t>
            </w:r>
          </w:p>
        </w:tc>
        <w:tc>
          <w:tcPr>
            <w:tcW w:w="1306" w:type="dxa"/>
            <w:tcBorders>
              <w:top w:val="single" w:sz="6" w:space="0" w:color="auto"/>
              <w:left w:val="single" w:sz="6" w:space="0" w:color="auto"/>
              <w:bottom w:val="single" w:sz="6" w:space="0" w:color="auto"/>
              <w:right w:val="single" w:sz="6" w:space="0" w:color="auto"/>
            </w:tcBorders>
            <w:shd w:val="clear" w:color="auto" w:fill="auto"/>
            <w:hideMark/>
          </w:tcPr>
          <w:p w14:paraId="04301F17" w14:textId="77777777" w:rsidR="007C1603" w:rsidRPr="00BB0D0B" w:rsidRDefault="007C1603"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Rating</w:t>
            </w:r>
            <w:r w:rsidRPr="1E46AA6C">
              <w:rPr>
                <w:rFonts w:ascii="Times New Roman" w:eastAsia="Times New Roman" w:hAnsi="Times New Roman" w:cs="Times New Roman"/>
                <w:sz w:val="24"/>
                <w:szCs w:val="24"/>
                <w:lang w:val="en-MY"/>
              </w:rPr>
              <w:t> </w:t>
            </w:r>
          </w:p>
        </w:tc>
      </w:tr>
      <w:tr w:rsidR="007C1603" w:rsidRPr="00BB0D0B" w14:paraId="1ACA3167" w14:textId="77777777" w:rsidTr="00ED7293">
        <w:trPr>
          <w:trHeight w:val="426"/>
        </w:trPr>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4575F919" w14:textId="77777777" w:rsidR="007C1603" w:rsidRPr="00BB0D0B" w:rsidRDefault="00086F50"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Power Supply</w:t>
            </w:r>
          </w:p>
        </w:tc>
        <w:tc>
          <w:tcPr>
            <w:tcW w:w="5989" w:type="dxa"/>
            <w:tcBorders>
              <w:top w:val="single" w:sz="6" w:space="0" w:color="auto"/>
              <w:left w:val="single" w:sz="6" w:space="0" w:color="auto"/>
              <w:bottom w:val="single" w:sz="6" w:space="0" w:color="auto"/>
              <w:right w:val="single" w:sz="6" w:space="0" w:color="auto"/>
            </w:tcBorders>
            <w:shd w:val="clear" w:color="auto" w:fill="auto"/>
            <w:hideMark/>
          </w:tcPr>
          <w:p w14:paraId="59E2000F" w14:textId="77777777" w:rsidR="007C1603" w:rsidRPr="00BB0D0B" w:rsidRDefault="00086F50"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Custom Power Supply</w:t>
            </w:r>
          </w:p>
        </w:tc>
        <w:tc>
          <w:tcPr>
            <w:tcW w:w="1306" w:type="dxa"/>
            <w:tcBorders>
              <w:top w:val="single" w:sz="6" w:space="0" w:color="auto"/>
              <w:left w:val="single" w:sz="6" w:space="0" w:color="auto"/>
              <w:bottom w:val="single" w:sz="6" w:space="0" w:color="auto"/>
              <w:right w:val="single" w:sz="6" w:space="0" w:color="auto"/>
            </w:tcBorders>
            <w:shd w:val="clear" w:color="auto" w:fill="auto"/>
            <w:hideMark/>
          </w:tcPr>
          <w:p w14:paraId="4E292055" w14:textId="77777777" w:rsidR="007C1603" w:rsidRPr="00BB0D0B" w:rsidRDefault="007C1603"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5/5</w:t>
            </w:r>
          </w:p>
        </w:tc>
      </w:tr>
      <w:tr w:rsidR="007C1603" w:rsidRPr="00BB0D0B" w14:paraId="7EBFFD1A" w14:textId="77777777" w:rsidTr="00ED7293">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9D5EBB2" w14:textId="77777777" w:rsidR="007C1603" w:rsidRPr="00BB0D0B" w:rsidRDefault="007C1603"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Description</w:t>
            </w:r>
            <w:r w:rsidRPr="1E46AA6C">
              <w:rPr>
                <w:rFonts w:ascii="Times New Roman" w:eastAsia="Times New Roman" w:hAnsi="Times New Roman" w:cs="Times New Roman"/>
                <w:sz w:val="24"/>
                <w:szCs w:val="24"/>
                <w:lang w:val="en-MY"/>
              </w:rPr>
              <w:t> </w:t>
            </w:r>
          </w:p>
        </w:tc>
      </w:tr>
      <w:tr w:rsidR="007C1603" w:rsidRPr="00BB0D0B" w14:paraId="77D347CA" w14:textId="77777777" w:rsidTr="00ED7293">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5DCECD" w14:textId="77777777" w:rsidR="007C1603" w:rsidRPr="00BB0D0B" w:rsidRDefault="00DD2C50"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The PS5 is powered by an internal power supply unit. The power supply is designed to deliver the necessary power for the console depending on the power usage</w:t>
            </w:r>
            <w:r w:rsidR="001743FD" w:rsidRPr="1E46AA6C">
              <w:rPr>
                <w:rFonts w:ascii="Times New Roman" w:eastAsia="Times New Roman" w:hAnsi="Times New Roman" w:cs="Times New Roman"/>
                <w:sz w:val="24"/>
                <w:szCs w:val="24"/>
                <w:lang w:val="en-MY"/>
              </w:rPr>
              <w:t>. Factors such as gaming, media playback and others might influence power requirements</w:t>
            </w:r>
          </w:p>
        </w:tc>
      </w:tr>
      <w:tr w:rsidR="007C1603" w:rsidRPr="00BB0D0B" w14:paraId="6F24FF23" w14:textId="77777777" w:rsidTr="00ED7293">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760EDC" w14:textId="77777777" w:rsidR="007C1603" w:rsidRPr="00BB0D0B" w:rsidRDefault="007C1603"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b/>
                <w:sz w:val="24"/>
                <w:szCs w:val="24"/>
                <w:lang w:val="en-MY"/>
              </w:rPr>
              <w:t>Opinion and Advantages/Disadvantages</w:t>
            </w:r>
            <w:r w:rsidRPr="1E46AA6C">
              <w:rPr>
                <w:rFonts w:ascii="Times New Roman" w:eastAsia="Times New Roman" w:hAnsi="Times New Roman" w:cs="Times New Roman"/>
                <w:sz w:val="24"/>
                <w:szCs w:val="24"/>
                <w:lang w:val="en-MY"/>
              </w:rPr>
              <w:t> </w:t>
            </w:r>
          </w:p>
        </w:tc>
      </w:tr>
      <w:tr w:rsidR="007C1603" w:rsidRPr="00A36A2E" w14:paraId="1B1BB4C1" w14:textId="77777777" w:rsidTr="00ED7293">
        <w:trPr>
          <w:trHeight w:val="426"/>
        </w:trPr>
        <w:tc>
          <w:tcPr>
            <w:tcW w:w="93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5CCD3C" w14:textId="77777777" w:rsidR="007C1603" w:rsidRDefault="00C61786"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PlayStation 5 require</w:t>
            </w:r>
            <w:r w:rsidR="00F45450" w:rsidRPr="1E46AA6C">
              <w:rPr>
                <w:rFonts w:ascii="Times New Roman" w:eastAsia="Times New Roman" w:hAnsi="Times New Roman" w:cs="Times New Roman"/>
                <w:sz w:val="24"/>
                <w:szCs w:val="24"/>
                <w:lang w:val="en-MY"/>
              </w:rPr>
              <w:t xml:space="preserve">s electricity to run its </w:t>
            </w:r>
            <w:r w:rsidR="00F201D3" w:rsidRPr="1E46AA6C">
              <w:rPr>
                <w:rFonts w:ascii="Times New Roman" w:eastAsia="Times New Roman" w:hAnsi="Times New Roman" w:cs="Times New Roman"/>
                <w:sz w:val="24"/>
                <w:szCs w:val="24"/>
                <w:lang w:val="en-MY"/>
              </w:rPr>
              <w:t>power-hungry</w:t>
            </w:r>
            <w:r w:rsidR="00F45450" w:rsidRPr="1E46AA6C">
              <w:rPr>
                <w:rFonts w:ascii="Times New Roman" w:eastAsia="Times New Roman" w:hAnsi="Times New Roman" w:cs="Times New Roman"/>
                <w:sz w:val="24"/>
                <w:szCs w:val="24"/>
                <w:lang w:val="en-MY"/>
              </w:rPr>
              <w:t xml:space="preserve"> components.</w:t>
            </w:r>
            <w:r w:rsidR="00F201D3" w:rsidRPr="1E46AA6C">
              <w:rPr>
                <w:rFonts w:ascii="Times New Roman" w:eastAsia="Times New Roman" w:hAnsi="Times New Roman" w:cs="Times New Roman"/>
                <w:sz w:val="24"/>
                <w:szCs w:val="24"/>
                <w:lang w:val="en-MY"/>
              </w:rPr>
              <w:t xml:space="preserve"> Power supplies may limi</w:t>
            </w:r>
            <w:r w:rsidR="00534CFC" w:rsidRPr="1E46AA6C">
              <w:rPr>
                <w:rFonts w:ascii="Times New Roman" w:eastAsia="Times New Roman" w:hAnsi="Times New Roman" w:cs="Times New Roman"/>
                <w:sz w:val="24"/>
                <w:szCs w:val="24"/>
                <w:lang w:val="en-MY"/>
              </w:rPr>
              <w:t xml:space="preserve">t </w:t>
            </w:r>
            <w:r w:rsidR="00F201D3" w:rsidRPr="1E46AA6C">
              <w:rPr>
                <w:rFonts w:ascii="Times New Roman" w:eastAsia="Times New Roman" w:hAnsi="Times New Roman" w:cs="Times New Roman"/>
                <w:sz w:val="24"/>
                <w:szCs w:val="24"/>
                <w:lang w:val="en-MY"/>
              </w:rPr>
              <w:t xml:space="preserve">the current drawn by the load to safe levels, shutting off the current in the event of an electrical fault, power conditioning to prevent electronic noise or voltage surges on the input from reaching the load, power-factor correction, and storing energy so it can continue to power the load in the event of a temporary interruption in the source </w:t>
            </w:r>
            <w:r w:rsidR="00DB28BE" w:rsidRPr="1E46AA6C">
              <w:rPr>
                <w:rFonts w:ascii="Times New Roman" w:eastAsia="Times New Roman" w:hAnsi="Times New Roman" w:cs="Times New Roman"/>
                <w:sz w:val="24"/>
                <w:szCs w:val="24"/>
                <w:lang w:val="en-MY"/>
              </w:rPr>
              <w:t>power.</w:t>
            </w:r>
          </w:p>
          <w:p w14:paraId="783A69CF" w14:textId="77777777" w:rsidR="00790D52" w:rsidRDefault="00790D52" w:rsidP="00B047B7">
            <w:pPr>
              <w:rPr>
                <w:rFonts w:ascii="Times New Roman" w:eastAsia="Times New Roman" w:hAnsi="Times New Roman" w:cs="Times New Roman"/>
                <w:sz w:val="24"/>
                <w:szCs w:val="24"/>
                <w:lang w:val="en-MY"/>
              </w:rPr>
            </w:pPr>
            <w:r w:rsidRPr="1E46AA6C">
              <w:rPr>
                <w:rFonts w:ascii="Times New Roman" w:eastAsia="Times New Roman" w:hAnsi="Times New Roman" w:cs="Times New Roman"/>
                <w:sz w:val="24"/>
                <w:szCs w:val="24"/>
                <w:lang w:val="en-MY"/>
              </w:rPr>
              <w:t>In my opinion, using power supply is a safety measure to protect its user from potential hazard and keep the PlayStation safe</w:t>
            </w:r>
            <w:r w:rsidR="002E7F74" w:rsidRPr="1E46AA6C">
              <w:rPr>
                <w:rFonts w:ascii="Times New Roman" w:eastAsia="Times New Roman" w:hAnsi="Times New Roman" w:cs="Times New Roman"/>
                <w:sz w:val="24"/>
                <w:szCs w:val="24"/>
                <w:lang w:val="en-MY"/>
              </w:rPr>
              <w:t>. There isn’t a huge disadvantage in using one.</w:t>
            </w:r>
          </w:p>
          <w:p w14:paraId="73FA2381" w14:textId="77777777" w:rsidR="007C1603" w:rsidRPr="007E149A" w:rsidRDefault="007C1603" w:rsidP="00B047B7">
            <w:pPr>
              <w:rPr>
                <w:rFonts w:ascii="Times New Roman" w:eastAsia="Times New Roman" w:hAnsi="Times New Roman" w:cs="Times New Roman"/>
                <w:sz w:val="24"/>
                <w:szCs w:val="24"/>
                <w:lang w:val="en-MY"/>
              </w:rPr>
            </w:pPr>
          </w:p>
          <w:p w14:paraId="5E310F10" w14:textId="77777777" w:rsidR="007C1603" w:rsidRPr="00A36A2E" w:rsidRDefault="007C1603" w:rsidP="00B047B7">
            <w:pPr>
              <w:rPr>
                <w:rFonts w:ascii="Times New Roman" w:eastAsia="Times New Roman" w:hAnsi="Times New Roman" w:cs="Times New Roman"/>
                <w:sz w:val="24"/>
                <w:szCs w:val="24"/>
                <w:lang w:val="en-MY"/>
              </w:rPr>
            </w:pPr>
          </w:p>
        </w:tc>
      </w:tr>
    </w:tbl>
    <w:p w14:paraId="70A0E256" w14:textId="77777777" w:rsidR="00B8799F" w:rsidRDefault="00B8799F" w:rsidP="00B8799F">
      <w:pPr>
        <w:jc w:val="center"/>
      </w:pPr>
    </w:p>
    <w:p w14:paraId="1BCDADE9" w14:textId="77777777" w:rsidR="00B8799F" w:rsidRDefault="00B8799F" w:rsidP="00B8799F">
      <w:pPr>
        <w:jc w:val="center"/>
      </w:pPr>
    </w:p>
    <w:p w14:paraId="4C529A15" w14:textId="77777777" w:rsidR="00B8799F" w:rsidRDefault="00B8799F" w:rsidP="00B8799F">
      <w:pPr>
        <w:jc w:val="center"/>
      </w:pPr>
    </w:p>
    <w:p w14:paraId="1CEE0A6F" w14:textId="77777777" w:rsidR="00B8799F" w:rsidRDefault="00B8799F" w:rsidP="00B8799F">
      <w:pPr>
        <w:jc w:val="center"/>
      </w:pPr>
    </w:p>
    <w:p w14:paraId="3C1D8999" w14:textId="68E8009B" w:rsidR="00B8799F" w:rsidRDefault="00B8799F" w:rsidP="00B8799F">
      <w:pPr>
        <w:jc w:val="center"/>
      </w:pPr>
    </w:p>
    <w:p w14:paraId="3090797A" w14:textId="77777777" w:rsidR="00B8799F" w:rsidRDefault="00B8799F" w:rsidP="00B8799F"/>
    <w:p w14:paraId="1B478A43" w14:textId="02A53B92" w:rsidR="00E009DF" w:rsidRDefault="00E009D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DBC126E" w14:textId="405C1E7C" w:rsidR="00BA32EB" w:rsidRDefault="5A5065BD" w:rsidP="00E51EC1">
      <w:pPr>
        <w:pStyle w:val="Heading2"/>
        <w:rPr>
          <w:lang w:val="en-MY" w:eastAsia="zh-CN"/>
        </w:rPr>
      </w:pPr>
      <w:r w:rsidRPr="2B8FCE7D">
        <w:rPr>
          <w:lang w:val="en-MY" w:eastAsia="zh-CN"/>
        </w:rPr>
        <w:lastRenderedPageBreak/>
        <w:t xml:space="preserve">4.2 </w:t>
      </w:r>
      <w:r w:rsidR="00D666A2">
        <w:rPr>
          <w:lang w:val="en-MY" w:eastAsia="zh-CN"/>
        </w:rPr>
        <w:t>C</w:t>
      </w:r>
      <w:r w:rsidR="00BA32EB" w:rsidRPr="00BA32EB">
        <w:rPr>
          <w:lang w:val="en-MY" w:eastAsia="zh-CN"/>
        </w:rPr>
        <w:t>onclusion about the most significant components</w:t>
      </w:r>
      <w:r w:rsidR="00D666A2">
        <w:rPr>
          <w:lang w:val="en-MY" w:eastAsia="zh-CN"/>
        </w:rPr>
        <w:t xml:space="preserve"> in PS5 console</w:t>
      </w:r>
    </w:p>
    <w:p w14:paraId="16A5310A" w14:textId="77777777" w:rsidR="004320AC" w:rsidRDefault="004320AC" w:rsidP="00BA32EB">
      <w:pPr>
        <w:spacing w:after="0" w:line="240" w:lineRule="auto"/>
        <w:rPr>
          <w:rFonts w:ascii="Times New Roman" w:eastAsia="Times New Roman" w:hAnsi="Times New Roman" w:cs="Times New Roman"/>
          <w:sz w:val="24"/>
          <w:szCs w:val="24"/>
          <w:lang w:val="en-MY" w:eastAsia="zh-CN"/>
        </w:rPr>
      </w:pPr>
    </w:p>
    <w:p w14:paraId="74A6EA59" w14:textId="4F90AE96" w:rsidR="00D666A2" w:rsidRDefault="00196C3B" w:rsidP="76023B13">
      <w:pPr>
        <w:spacing w:after="0" w:line="360" w:lineRule="auto"/>
        <w:jc w:val="both"/>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Although every part of the hardware components in the PS5 console are important, but we came out with </w:t>
      </w:r>
      <w:r w:rsidR="00F22A25">
        <w:rPr>
          <w:rFonts w:ascii="Times New Roman" w:eastAsia="Times New Roman" w:hAnsi="Times New Roman" w:cs="Times New Roman"/>
          <w:sz w:val="24"/>
          <w:szCs w:val="24"/>
          <w:lang w:val="en-MY" w:eastAsia="zh-CN"/>
        </w:rPr>
        <w:t>a conclusion</w:t>
      </w:r>
      <w:r>
        <w:rPr>
          <w:rFonts w:ascii="Times New Roman" w:eastAsia="Times New Roman" w:hAnsi="Times New Roman" w:cs="Times New Roman"/>
          <w:sz w:val="24"/>
          <w:szCs w:val="24"/>
          <w:lang w:val="en-MY" w:eastAsia="zh-CN"/>
        </w:rPr>
        <w:t xml:space="preserve"> </w:t>
      </w:r>
      <w:r w:rsidR="003559AE">
        <w:rPr>
          <w:rFonts w:ascii="Times New Roman" w:eastAsia="Times New Roman" w:hAnsi="Times New Roman" w:cs="Times New Roman"/>
          <w:sz w:val="24"/>
          <w:szCs w:val="24"/>
          <w:lang w:val="en-MY" w:eastAsia="zh-CN"/>
        </w:rPr>
        <w:t>of the most significant parts in the console which is the GPU, AMD Radeon</w:t>
      </w:r>
      <w:r w:rsidR="000E2C15">
        <w:rPr>
          <w:rFonts w:ascii="Times New Roman" w:eastAsia="Times New Roman" w:hAnsi="Times New Roman" w:cs="Times New Roman"/>
          <w:sz w:val="24"/>
          <w:szCs w:val="24"/>
          <w:lang w:val="en-MY" w:eastAsia="zh-CN"/>
        </w:rPr>
        <w:t xml:space="preserve"> RDNA 2.</w:t>
      </w:r>
    </w:p>
    <w:p w14:paraId="2F43E24F" w14:textId="77777777" w:rsidR="00C46050" w:rsidRDefault="00C46050" w:rsidP="76023B13">
      <w:pPr>
        <w:spacing w:after="0" w:line="360" w:lineRule="auto"/>
        <w:jc w:val="both"/>
        <w:rPr>
          <w:rFonts w:ascii="Times New Roman" w:eastAsia="Times New Roman" w:hAnsi="Times New Roman" w:cs="Times New Roman"/>
          <w:sz w:val="24"/>
          <w:szCs w:val="24"/>
          <w:lang w:val="en-MY" w:eastAsia="zh-CN"/>
        </w:rPr>
      </w:pPr>
    </w:p>
    <w:p w14:paraId="2C260A2E" w14:textId="7E98C257" w:rsidR="000F1038" w:rsidRDefault="00C46050" w:rsidP="76023B13">
      <w:pPr>
        <w:spacing w:after="0" w:line="360" w:lineRule="auto"/>
        <w:jc w:val="both"/>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The reason we choose the GPU </w:t>
      </w:r>
      <w:r w:rsidR="00231057">
        <w:rPr>
          <w:rFonts w:ascii="Times New Roman" w:eastAsia="Times New Roman" w:hAnsi="Times New Roman" w:cs="Times New Roman"/>
          <w:sz w:val="24"/>
          <w:szCs w:val="24"/>
          <w:lang w:val="en-MY" w:eastAsia="zh-CN"/>
        </w:rPr>
        <w:t>as the most important part</w:t>
      </w:r>
      <w:r w:rsidR="00006EF5">
        <w:rPr>
          <w:rFonts w:ascii="Times New Roman" w:eastAsia="Times New Roman" w:hAnsi="Times New Roman" w:cs="Times New Roman"/>
          <w:sz w:val="24"/>
          <w:szCs w:val="24"/>
          <w:lang w:val="en-MY" w:eastAsia="zh-CN"/>
        </w:rPr>
        <w:t xml:space="preserve"> </w:t>
      </w:r>
      <w:r>
        <w:rPr>
          <w:rFonts w:ascii="Times New Roman" w:eastAsia="Times New Roman" w:hAnsi="Times New Roman" w:cs="Times New Roman"/>
          <w:sz w:val="24"/>
          <w:szCs w:val="24"/>
          <w:lang w:val="en-MY" w:eastAsia="zh-CN"/>
        </w:rPr>
        <w:t xml:space="preserve">is because </w:t>
      </w:r>
      <w:r w:rsidR="00AB1E14">
        <w:rPr>
          <w:rFonts w:ascii="Times New Roman" w:eastAsia="Times New Roman" w:hAnsi="Times New Roman" w:cs="Times New Roman"/>
          <w:sz w:val="24"/>
          <w:szCs w:val="24"/>
          <w:lang w:val="en-MY" w:eastAsia="zh-CN"/>
        </w:rPr>
        <w:t xml:space="preserve">it in charge of </w:t>
      </w:r>
      <w:r w:rsidR="007E4CEB">
        <w:rPr>
          <w:rFonts w:ascii="Times New Roman" w:eastAsia="Times New Roman" w:hAnsi="Times New Roman" w:cs="Times New Roman"/>
          <w:sz w:val="24"/>
          <w:szCs w:val="24"/>
          <w:lang w:val="en-MY" w:eastAsia="zh-CN"/>
        </w:rPr>
        <w:t>the graphics rendering</w:t>
      </w:r>
      <w:r w:rsidR="007844EA">
        <w:rPr>
          <w:rFonts w:ascii="Times New Roman" w:eastAsia="Times New Roman" w:hAnsi="Times New Roman" w:cs="Times New Roman"/>
          <w:sz w:val="24"/>
          <w:szCs w:val="24"/>
          <w:lang w:val="en-MY" w:eastAsia="zh-CN"/>
        </w:rPr>
        <w:t>, assuring high quality image</w:t>
      </w:r>
      <w:r w:rsidR="0053556D">
        <w:rPr>
          <w:rFonts w:ascii="Times New Roman" w:eastAsia="Times New Roman" w:hAnsi="Times New Roman" w:cs="Times New Roman"/>
          <w:sz w:val="24"/>
          <w:szCs w:val="24"/>
          <w:lang w:val="en-MY" w:eastAsia="zh-CN"/>
        </w:rPr>
        <w:t xml:space="preserve"> and</w:t>
      </w:r>
      <w:r w:rsidR="003E0DC2">
        <w:rPr>
          <w:rFonts w:ascii="Times New Roman" w:eastAsia="Times New Roman" w:hAnsi="Times New Roman" w:cs="Times New Roman"/>
          <w:sz w:val="24"/>
          <w:szCs w:val="24"/>
          <w:lang w:val="en-MY" w:eastAsia="zh-CN"/>
        </w:rPr>
        <w:t xml:space="preserve"> </w:t>
      </w:r>
      <w:r w:rsidR="00166429">
        <w:rPr>
          <w:rFonts w:ascii="Times New Roman" w:eastAsia="Times New Roman" w:hAnsi="Times New Roman" w:cs="Times New Roman"/>
          <w:sz w:val="24"/>
          <w:szCs w:val="24"/>
          <w:lang w:val="en-MY" w:eastAsia="zh-CN"/>
        </w:rPr>
        <w:t>deliver a smooth and engaging gaming experiences for users.</w:t>
      </w:r>
      <w:r w:rsidR="007844EA">
        <w:rPr>
          <w:rFonts w:ascii="Times New Roman" w:eastAsia="Times New Roman" w:hAnsi="Times New Roman" w:cs="Times New Roman"/>
          <w:sz w:val="24"/>
          <w:szCs w:val="24"/>
          <w:lang w:val="en-MY" w:eastAsia="zh-CN"/>
        </w:rPr>
        <w:t xml:space="preserve"> The GPU is </w:t>
      </w:r>
      <w:r w:rsidR="00210E75">
        <w:rPr>
          <w:rFonts w:ascii="Times New Roman" w:eastAsia="Times New Roman" w:hAnsi="Times New Roman" w:cs="Times New Roman"/>
          <w:sz w:val="24"/>
          <w:szCs w:val="24"/>
          <w:lang w:val="en-MY" w:eastAsia="zh-CN"/>
        </w:rPr>
        <w:t xml:space="preserve">essential in the modern gaming </w:t>
      </w:r>
      <w:r w:rsidR="0047008D">
        <w:rPr>
          <w:rFonts w:ascii="Times New Roman" w:eastAsia="Times New Roman" w:hAnsi="Times New Roman" w:cs="Times New Roman"/>
          <w:sz w:val="24"/>
          <w:szCs w:val="24"/>
          <w:lang w:val="en-MY" w:eastAsia="zh-CN"/>
        </w:rPr>
        <w:t xml:space="preserve">world </w:t>
      </w:r>
      <w:r w:rsidR="007757B3">
        <w:rPr>
          <w:rFonts w:ascii="Times New Roman" w:eastAsia="Times New Roman" w:hAnsi="Times New Roman" w:cs="Times New Roman"/>
          <w:sz w:val="24"/>
          <w:szCs w:val="24"/>
          <w:lang w:val="en-MY" w:eastAsia="zh-CN"/>
        </w:rPr>
        <w:t xml:space="preserve">to perform </w:t>
      </w:r>
      <w:r w:rsidR="00EF1D0C">
        <w:rPr>
          <w:rFonts w:ascii="Times New Roman" w:eastAsia="Times New Roman" w:hAnsi="Times New Roman" w:cs="Times New Roman"/>
          <w:sz w:val="24"/>
          <w:szCs w:val="24"/>
          <w:lang w:val="en-MY" w:eastAsia="zh-CN"/>
        </w:rPr>
        <w:t xml:space="preserve">complicated visual duties such as realistic rendering, </w:t>
      </w:r>
      <w:r w:rsidR="00912D90">
        <w:rPr>
          <w:rFonts w:ascii="Times New Roman" w:eastAsia="Times New Roman" w:hAnsi="Times New Roman" w:cs="Times New Roman"/>
          <w:sz w:val="24"/>
          <w:szCs w:val="24"/>
          <w:lang w:val="en-MY" w:eastAsia="zh-CN"/>
        </w:rPr>
        <w:t xml:space="preserve">advanced lightning effects and </w:t>
      </w:r>
      <w:r w:rsidR="00913064">
        <w:rPr>
          <w:rFonts w:ascii="Times New Roman" w:eastAsia="Times New Roman" w:hAnsi="Times New Roman" w:cs="Times New Roman"/>
          <w:sz w:val="24"/>
          <w:szCs w:val="24"/>
          <w:lang w:val="en-MY" w:eastAsia="zh-CN"/>
        </w:rPr>
        <w:t>even faster</w:t>
      </w:r>
      <w:r w:rsidR="00912D90">
        <w:rPr>
          <w:rFonts w:ascii="Times New Roman" w:eastAsia="Times New Roman" w:hAnsi="Times New Roman" w:cs="Times New Roman"/>
          <w:sz w:val="24"/>
          <w:szCs w:val="24"/>
          <w:lang w:val="en-MY" w:eastAsia="zh-CN"/>
        </w:rPr>
        <w:t xml:space="preserve"> frame rate</w:t>
      </w:r>
      <w:r w:rsidR="00913064">
        <w:rPr>
          <w:rFonts w:ascii="Times New Roman" w:eastAsia="Times New Roman" w:hAnsi="Times New Roman" w:cs="Times New Roman"/>
          <w:sz w:val="24"/>
          <w:szCs w:val="24"/>
          <w:lang w:val="en-MY" w:eastAsia="zh-CN"/>
        </w:rPr>
        <w:t xml:space="preserve">s. Not only that, </w:t>
      </w:r>
      <w:r w:rsidR="661AA862" w:rsidRPr="26C3E53E">
        <w:rPr>
          <w:rFonts w:ascii="Times New Roman" w:eastAsia="Times New Roman" w:hAnsi="Times New Roman" w:cs="Times New Roman"/>
          <w:sz w:val="24"/>
          <w:szCs w:val="24"/>
          <w:lang w:val="en-MY" w:eastAsia="zh-CN"/>
        </w:rPr>
        <w:t xml:space="preserve">but </w:t>
      </w:r>
      <w:r w:rsidR="00BD380C">
        <w:rPr>
          <w:rFonts w:ascii="Times New Roman" w:eastAsia="Times New Roman" w:hAnsi="Times New Roman" w:cs="Times New Roman"/>
          <w:sz w:val="24"/>
          <w:szCs w:val="24"/>
          <w:lang w:val="en-MY" w:eastAsia="zh-CN"/>
        </w:rPr>
        <w:t xml:space="preserve">the GPU speed </w:t>
      </w:r>
      <w:r w:rsidR="00E9452D">
        <w:rPr>
          <w:rFonts w:ascii="Times New Roman" w:eastAsia="Times New Roman" w:hAnsi="Times New Roman" w:cs="Times New Roman"/>
          <w:sz w:val="24"/>
          <w:szCs w:val="24"/>
          <w:lang w:val="en-MY" w:eastAsia="zh-CN"/>
        </w:rPr>
        <w:t xml:space="preserve">can </w:t>
      </w:r>
      <w:r w:rsidR="661AA862" w:rsidRPr="2B8FCE7D">
        <w:rPr>
          <w:rFonts w:ascii="Times New Roman" w:eastAsia="Times New Roman" w:hAnsi="Times New Roman" w:cs="Times New Roman"/>
          <w:sz w:val="24"/>
          <w:szCs w:val="24"/>
          <w:lang w:val="en-MY" w:eastAsia="zh-CN"/>
        </w:rPr>
        <w:t>also</w:t>
      </w:r>
      <w:r w:rsidR="00E9452D">
        <w:rPr>
          <w:rFonts w:ascii="Times New Roman" w:eastAsia="Times New Roman" w:hAnsi="Times New Roman" w:cs="Times New Roman"/>
          <w:sz w:val="24"/>
          <w:szCs w:val="24"/>
          <w:lang w:val="en-MY" w:eastAsia="zh-CN"/>
        </w:rPr>
        <w:t xml:space="preserve"> determ</w:t>
      </w:r>
      <w:r w:rsidR="000F0C6C">
        <w:rPr>
          <w:rFonts w:ascii="Times New Roman" w:eastAsia="Times New Roman" w:hAnsi="Times New Roman" w:cs="Times New Roman"/>
          <w:sz w:val="24"/>
          <w:szCs w:val="24"/>
          <w:lang w:val="en-MY" w:eastAsia="zh-CN"/>
        </w:rPr>
        <w:t>ine whether the console could bring up to a more advanced level of gaming experience</w:t>
      </w:r>
      <w:r w:rsidR="00097154">
        <w:rPr>
          <w:rFonts w:ascii="Times New Roman" w:eastAsia="Times New Roman" w:hAnsi="Times New Roman" w:cs="Times New Roman"/>
          <w:sz w:val="24"/>
          <w:szCs w:val="24"/>
          <w:lang w:val="en-MY" w:eastAsia="zh-CN"/>
        </w:rPr>
        <w:t xml:space="preserve"> or not</w:t>
      </w:r>
      <w:r w:rsidR="00FC379B">
        <w:rPr>
          <w:rFonts w:ascii="Times New Roman" w:eastAsia="Times New Roman" w:hAnsi="Times New Roman" w:cs="Times New Roman"/>
          <w:sz w:val="24"/>
          <w:szCs w:val="24"/>
          <w:lang w:val="en-MY" w:eastAsia="zh-CN"/>
        </w:rPr>
        <w:t xml:space="preserve">. The importance of GPU </w:t>
      </w:r>
      <w:r w:rsidR="005F1F2A">
        <w:rPr>
          <w:rFonts w:ascii="Times New Roman" w:eastAsia="Times New Roman" w:hAnsi="Times New Roman" w:cs="Times New Roman"/>
          <w:sz w:val="24"/>
          <w:szCs w:val="24"/>
          <w:lang w:val="en-MY" w:eastAsia="zh-CN"/>
        </w:rPr>
        <w:t>increase</w:t>
      </w:r>
      <w:r w:rsidR="0036526A" w:rsidRPr="23A115C0">
        <w:rPr>
          <w:rFonts w:ascii="Times New Roman" w:eastAsia="Times New Roman" w:hAnsi="Times New Roman" w:cs="Times New Roman"/>
          <w:sz w:val="24"/>
          <w:szCs w:val="24"/>
          <w:lang w:val="en-MY" w:eastAsia="zh-CN"/>
        </w:rPr>
        <w:t xml:space="preserve"> </w:t>
      </w:r>
      <w:r w:rsidR="00097154">
        <w:rPr>
          <w:rFonts w:ascii="Times New Roman" w:eastAsia="Times New Roman" w:hAnsi="Times New Roman" w:cs="Times New Roman"/>
          <w:sz w:val="24"/>
          <w:szCs w:val="24"/>
          <w:lang w:val="en-MY" w:eastAsia="zh-CN"/>
        </w:rPr>
        <w:t xml:space="preserve">since </w:t>
      </w:r>
      <w:r w:rsidR="0034766E">
        <w:rPr>
          <w:rFonts w:ascii="Times New Roman" w:eastAsia="Times New Roman" w:hAnsi="Times New Roman" w:cs="Times New Roman"/>
          <w:sz w:val="24"/>
          <w:szCs w:val="24"/>
          <w:lang w:val="en-MY" w:eastAsia="zh-CN"/>
        </w:rPr>
        <w:t xml:space="preserve">gaming </w:t>
      </w:r>
      <w:r w:rsidR="00D945D3">
        <w:rPr>
          <w:rFonts w:ascii="Times New Roman" w:eastAsia="Times New Roman" w:hAnsi="Times New Roman" w:cs="Times New Roman"/>
          <w:sz w:val="24"/>
          <w:szCs w:val="24"/>
          <w:lang w:val="en-MY" w:eastAsia="zh-CN"/>
        </w:rPr>
        <w:t>develops</w:t>
      </w:r>
      <w:r w:rsidR="00586902">
        <w:rPr>
          <w:rFonts w:ascii="Times New Roman" w:eastAsia="Times New Roman" w:hAnsi="Times New Roman" w:cs="Times New Roman"/>
          <w:sz w:val="24"/>
          <w:szCs w:val="24"/>
          <w:lang w:val="en-MY" w:eastAsia="zh-CN"/>
        </w:rPr>
        <w:t xml:space="preserve"> new technologies features such as ray tracing</w:t>
      </w:r>
      <w:r w:rsidR="00270A16">
        <w:rPr>
          <w:rFonts w:ascii="Times New Roman" w:eastAsia="Times New Roman" w:hAnsi="Times New Roman" w:cs="Times New Roman"/>
          <w:sz w:val="24"/>
          <w:szCs w:val="24"/>
          <w:lang w:val="en-MY" w:eastAsia="zh-CN"/>
        </w:rPr>
        <w:t xml:space="preserve"> support and 4k gaming</w:t>
      </w:r>
      <w:r w:rsidR="00133AB5">
        <w:rPr>
          <w:rFonts w:ascii="Times New Roman" w:eastAsia="Times New Roman" w:hAnsi="Times New Roman" w:cs="Times New Roman"/>
          <w:sz w:val="24"/>
          <w:szCs w:val="24"/>
          <w:lang w:val="en-MY" w:eastAsia="zh-CN"/>
        </w:rPr>
        <w:t xml:space="preserve"> nowadays.</w:t>
      </w:r>
      <w:r w:rsidR="00BA7678">
        <w:rPr>
          <w:rFonts w:ascii="Times New Roman" w:eastAsia="Times New Roman" w:hAnsi="Times New Roman" w:cs="Times New Roman"/>
          <w:sz w:val="24"/>
          <w:szCs w:val="24"/>
          <w:lang w:val="en-MY" w:eastAsia="zh-CN"/>
        </w:rPr>
        <w:t xml:space="preserve"> </w:t>
      </w:r>
      <w:r w:rsidR="00A17BB2">
        <w:rPr>
          <w:rFonts w:ascii="Times New Roman" w:eastAsia="Times New Roman" w:hAnsi="Times New Roman" w:cs="Times New Roman"/>
          <w:sz w:val="24"/>
          <w:szCs w:val="24"/>
          <w:lang w:val="en-MY" w:eastAsia="zh-CN"/>
        </w:rPr>
        <w:t xml:space="preserve">It is the fundamental element </w:t>
      </w:r>
      <w:r w:rsidR="0006523D">
        <w:rPr>
          <w:rFonts w:ascii="Times New Roman" w:eastAsia="Times New Roman" w:hAnsi="Times New Roman" w:cs="Times New Roman"/>
          <w:sz w:val="24"/>
          <w:szCs w:val="24"/>
          <w:lang w:val="en-MY" w:eastAsia="zh-CN"/>
        </w:rPr>
        <w:t>that results in</w:t>
      </w:r>
      <w:r w:rsidR="00046711">
        <w:rPr>
          <w:rFonts w:ascii="Times New Roman" w:eastAsia="Times New Roman" w:hAnsi="Times New Roman" w:cs="Times New Roman"/>
          <w:sz w:val="24"/>
          <w:szCs w:val="24"/>
          <w:lang w:val="en-MY" w:eastAsia="zh-CN"/>
        </w:rPr>
        <w:t xml:space="preserve">to </w:t>
      </w:r>
      <w:r w:rsidR="001F19C7">
        <w:rPr>
          <w:rFonts w:ascii="Times New Roman" w:eastAsia="Times New Roman" w:hAnsi="Times New Roman" w:cs="Times New Roman"/>
          <w:sz w:val="24"/>
          <w:szCs w:val="24"/>
          <w:lang w:val="en-MY" w:eastAsia="zh-CN"/>
        </w:rPr>
        <w:t>a cinematic and real</w:t>
      </w:r>
      <w:r w:rsidR="5EDDFC18" w:rsidRPr="26C3E53E">
        <w:rPr>
          <w:rFonts w:ascii="Times New Roman" w:eastAsia="Times New Roman" w:hAnsi="Times New Roman" w:cs="Times New Roman"/>
          <w:sz w:val="24"/>
          <w:szCs w:val="24"/>
          <w:lang w:val="en-MY" w:eastAsia="zh-CN"/>
        </w:rPr>
        <w:t>-</w:t>
      </w:r>
      <w:r w:rsidR="001F19C7">
        <w:rPr>
          <w:rFonts w:ascii="Times New Roman" w:eastAsia="Times New Roman" w:hAnsi="Times New Roman" w:cs="Times New Roman"/>
          <w:sz w:val="24"/>
          <w:szCs w:val="24"/>
          <w:lang w:val="en-MY" w:eastAsia="zh-CN"/>
        </w:rPr>
        <w:t xml:space="preserve">life experience </w:t>
      </w:r>
      <w:r w:rsidR="00A17BB2">
        <w:rPr>
          <w:rFonts w:ascii="Times New Roman" w:eastAsia="Times New Roman" w:hAnsi="Times New Roman" w:cs="Times New Roman"/>
          <w:sz w:val="24"/>
          <w:szCs w:val="24"/>
          <w:lang w:val="en-MY" w:eastAsia="zh-CN"/>
        </w:rPr>
        <w:t xml:space="preserve">that not only </w:t>
      </w:r>
      <w:r w:rsidR="00F86F14">
        <w:rPr>
          <w:rFonts w:ascii="Times New Roman" w:eastAsia="Times New Roman" w:hAnsi="Times New Roman" w:cs="Times New Roman"/>
          <w:sz w:val="24"/>
          <w:szCs w:val="24"/>
          <w:lang w:val="en-MY" w:eastAsia="zh-CN"/>
        </w:rPr>
        <w:t>fulfils</w:t>
      </w:r>
      <w:r w:rsidR="00A17BB2">
        <w:rPr>
          <w:rFonts w:ascii="Times New Roman" w:eastAsia="Times New Roman" w:hAnsi="Times New Roman" w:cs="Times New Roman"/>
          <w:sz w:val="24"/>
          <w:szCs w:val="24"/>
          <w:lang w:val="en-MY" w:eastAsia="zh-CN"/>
        </w:rPr>
        <w:t xml:space="preserve"> </w:t>
      </w:r>
      <w:r w:rsidR="004A1F78">
        <w:rPr>
          <w:rFonts w:ascii="Times New Roman" w:eastAsia="Times New Roman" w:hAnsi="Times New Roman" w:cs="Times New Roman"/>
          <w:sz w:val="24"/>
          <w:szCs w:val="24"/>
          <w:lang w:val="en-MY" w:eastAsia="zh-CN"/>
        </w:rPr>
        <w:t>but exceed</w:t>
      </w:r>
      <w:r w:rsidR="00F86F14">
        <w:rPr>
          <w:rFonts w:ascii="Times New Roman" w:eastAsia="Times New Roman" w:hAnsi="Times New Roman" w:cs="Times New Roman"/>
          <w:sz w:val="24"/>
          <w:szCs w:val="24"/>
          <w:lang w:val="en-MY" w:eastAsia="zh-CN"/>
        </w:rPr>
        <w:t xml:space="preserve"> gamer’s expectation</w:t>
      </w:r>
      <w:r w:rsidR="0006523D">
        <w:rPr>
          <w:rFonts w:ascii="Times New Roman" w:eastAsia="Times New Roman" w:hAnsi="Times New Roman" w:cs="Times New Roman"/>
          <w:sz w:val="24"/>
          <w:szCs w:val="24"/>
          <w:lang w:val="en-MY" w:eastAsia="zh-CN"/>
        </w:rPr>
        <w:t>.</w:t>
      </w:r>
    </w:p>
    <w:p w14:paraId="5805964F" w14:textId="77777777" w:rsidR="00643019" w:rsidRDefault="00643019" w:rsidP="76023B13">
      <w:pPr>
        <w:spacing w:after="0" w:line="360" w:lineRule="auto"/>
        <w:jc w:val="both"/>
        <w:rPr>
          <w:rFonts w:ascii="Times New Roman" w:eastAsia="Times New Roman" w:hAnsi="Times New Roman" w:cs="Times New Roman"/>
          <w:sz w:val="24"/>
          <w:szCs w:val="24"/>
          <w:lang w:val="en-MY" w:eastAsia="zh-CN"/>
        </w:rPr>
      </w:pPr>
    </w:p>
    <w:p w14:paraId="44B8E607" w14:textId="39CCA6E8" w:rsidR="00643019" w:rsidRDefault="00643019" w:rsidP="76023B13">
      <w:pPr>
        <w:spacing w:after="0" w:line="360" w:lineRule="auto"/>
        <w:jc w:val="both"/>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Overall, the GPU is essential </w:t>
      </w:r>
      <w:r w:rsidR="00387CBB">
        <w:rPr>
          <w:rFonts w:ascii="Times New Roman" w:eastAsia="Times New Roman" w:hAnsi="Times New Roman" w:cs="Times New Roman"/>
          <w:sz w:val="24"/>
          <w:szCs w:val="24"/>
          <w:lang w:val="en-MY" w:eastAsia="zh-CN"/>
        </w:rPr>
        <w:t xml:space="preserve">in the PS5 console in order to </w:t>
      </w:r>
      <w:r w:rsidR="000C7020">
        <w:rPr>
          <w:rFonts w:ascii="Times New Roman" w:eastAsia="Times New Roman" w:hAnsi="Times New Roman" w:cs="Times New Roman"/>
          <w:sz w:val="24"/>
          <w:szCs w:val="24"/>
          <w:lang w:val="en-MY" w:eastAsia="zh-CN"/>
        </w:rPr>
        <w:t>transform gaming into a</w:t>
      </w:r>
      <w:r w:rsidR="001C499A">
        <w:rPr>
          <w:rFonts w:ascii="Times New Roman" w:eastAsia="Times New Roman" w:hAnsi="Times New Roman" w:cs="Times New Roman"/>
          <w:sz w:val="24"/>
          <w:szCs w:val="24"/>
          <w:lang w:val="en-MY" w:eastAsia="zh-CN"/>
        </w:rPr>
        <w:t xml:space="preserve"> more immersive and </w:t>
      </w:r>
      <w:r w:rsidR="00BA25F8">
        <w:rPr>
          <w:rFonts w:ascii="Times New Roman" w:eastAsia="Times New Roman" w:hAnsi="Times New Roman" w:cs="Times New Roman"/>
          <w:sz w:val="24"/>
          <w:szCs w:val="24"/>
          <w:lang w:val="en-MY" w:eastAsia="zh-CN"/>
        </w:rPr>
        <w:t xml:space="preserve">visually stunning </w:t>
      </w:r>
      <w:r w:rsidR="00A5037D">
        <w:rPr>
          <w:rFonts w:ascii="Times New Roman" w:eastAsia="Times New Roman" w:hAnsi="Times New Roman" w:cs="Times New Roman"/>
          <w:sz w:val="24"/>
          <w:szCs w:val="24"/>
          <w:lang w:val="en-MY" w:eastAsia="zh-CN"/>
        </w:rPr>
        <w:t>experience for gamers.</w:t>
      </w:r>
    </w:p>
    <w:p w14:paraId="17EAF61B" w14:textId="4F05CA13" w:rsidR="00E009DF" w:rsidRPr="00913064" w:rsidRDefault="00E009DF" w:rsidP="00913064">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8"/>
          <w:szCs w:val="28"/>
        </w:rPr>
        <w:br w:type="page"/>
      </w:r>
    </w:p>
    <w:p w14:paraId="3732D017" w14:textId="77777777" w:rsidR="00DB02A8" w:rsidRDefault="00DB02A8" w:rsidP="3FFF8CBE">
      <w:pPr>
        <w:spacing w:line="257" w:lineRule="auto"/>
        <w:jc w:val="both"/>
        <w:rPr>
          <w:rFonts w:ascii="Times New Roman" w:eastAsia="Times New Roman" w:hAnsi="Times New Roman" w:cs="Times New Roman"/>
          <w:sz w:val="28"/>
          <w:szCs w:val="28"/>
        </w:rPr>
      </w:pPr>
    </w:p>
    <w:p w14:paraId="27B68846" w14:textId="77777777" w:rsidR="00E009DF" w:rsidRDefault="00E009DF" w:rsidP="1E46AA6C">
      <w:pPr>
        <w:pStyle w:val="Heading1"/>
        <w:rPr>
          <w:rFonts w:ascii="Times New Roman" w:eastAsia="Times New Roman" w:hAnsi="Times New Roman" w:cs="Times New Roman"/>
        </w:rPr>
      </w:pPr>
    </w:p>
    <w:p w14:paraId="463537A9" w14:textId="77777777" w:rsidR="00E009DF" w:rsidRDefault="00E009DF" w:rsidP="1E46AA6C">
      <w:pPr>
        <w:pStyle w:val="Heading1"/>
        <w:rPr>
          <w:rFonts w:ascii="Times New Roman" w:eastAsia="Times New Roman" w:hAnsi="Times New Roman" w:cs="Times New Roman"/>
        </w:rPr>
      </w:pPr>
    </w:p>
    <w:p w14:paraId="244CC193" w14:textId="1B527A94" w:rsidR="00FB0612" w:rsidRDefault="2ABE8645" w:rsidP="1E46AA6C">
      <w:pPr>
        <w:pStyle w:val="Heading1"/>
        <w:rPr>
          <w:rFonts w:ascii="Times New Roman" w:eastAsia="Times New Roman" w:hAnsi="Times New Roman" w:cs="Times New Roman"/>
          <w:sz w:val="28"/>
          <w:szCs w:val="28"/>
        </w:rPr>
      </w:pPr>
      <w:bookmarkStart w:id="16" w:name="_Toc153706354"/>
      <w:r w:rsidRPr="1E46AA6C">
        <w:rPr>
          <w:rFonts w:ascii="Times New Roman" w:eastAsia="Times New Roman" w:hAnsi="Times New Roman" w:cs="Times New Roman"/>
        </w:rPr>
        <w:t xml:space="preserve">5.0 </w:t>
      </w:r>
      <w:r w:rsidR="7D0A22B8" w:rsidRPr="1E46AA6C">
        <w:rPr>
          <w:rFonts w:ascii="Times New Roman" w:eastAsia="Times New Roman" w:hAnsi="Times New Roman" w:cs="Times New Roman"/>
        </w:rPr>
        <w:t>Operating System</w:t>
      </w:r>
      <w:bookmarkEnd w:id="16"/>
      <w:r w:rsidR="7D0A22B8" w:rsidRPr="1E46AA6C">
        <w:rPr>
          <w:rFonts w:ascii="Times New Roman" w:eastAsia="Times New Roman" w:hAnsi="Times New Roman" w:cs="Times New Roman"/>
        </w:rPr>
        <w:t xml:space="preserve"> </w:t>
      </w:r>
    </w:p>
    <w:p w14:paraId="637E2D7A" w14:textId="356AC5A1" w:rsidR="00FB0612" w:rsidRDefault="00044B79" w:rsidP="1E46AA6C">
      <w:pPr>
        <w:pStyle w:val="Heading2"/>
        <w:rPr>
          <w:rFonts w:ascii="Times New Roman" w:eastAsia="Times New Roman" w:hAnsi="Times New Roman" w:cs="Times New Roman"/>
          <w:sz w:val="28"/>
          <w:szCs w:val="28"/>
        </w:rPr>
      </w:pPr>
      <w:bookmarkStart w:id="17" w:name="_Toc153706355"/>
      <w:r w:rsidRPr="1E46AA6C">
        <w:rPr>
          <w:rFonts w:ascii="Times New Roman" w:eastAsia="Times New Roman" w:hAnsi="Times New Roman" w:cs="Times New Roman"/>
        </w:rPr>
        <w:t xml:space="preserve">5.1 </w:t>
      </w:r>
      <w:r w:rsidR="7D0A22B8" w:rsidRPr="1E46AA6C">
        <w:rPr>
          <w:rFonts w:ascii="Times New Roman" w:eastAsia="Times New Roman" w:hAnsi="Times New Roman" w:cs="Times New Roman"/>
        </w:rPr>
        <w:t>Introduction</w:t>
      </w:r>
      <w:bookmarkEnd w:id="17"/>
    </w:p>
    <w:p w14:paraId="270C6782" w14:textId="22CA6410" w:rsidR="00FB0612" w:rsidRDefault="7D0A22B8" w:rsidP="1134DCE9">
      <w:pPr>
        <w:spacing w:line="257" w:lineRule="auto"/>
        <w:jc w:val="both"/>
      </w:pPr>
      <w:r w:rsidRPr="19197D11">
        <w:rPr>
          <w:rFonts w:ascii="Times New Roman" w:eastAsia="Times New Roman" w:hAnsi="Times New Roman" w:cs="Times New Roman"/>
          <w:sz w:val="24"/>
          <w:szCs w:val="24"/>
        </w:rPr>
        <w:t xml:space="preserve"> </w:t>
      </w:r>
    </w:p>
    <w:p w14:paraId="4B483E0A" w14:textId="4731A2A5"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The PlayStation 5 (PS5), which sports an advanced distinctive operating system called Orbis OS, is considered the height of technical sophistication. This cutting-edge platform is expertly built on the strong foundation of the FreeBSD operating system, a highly regarded Unix-like OS that is well-known for its unmatched reliability, strong performance and complex networking features. The deliberate selection of FreeBSD as the foundational operating system not only highlights Sony’s dedication to dependability but also capitalizes on the OS’s open-source character, in-line with the configuration and flexibility requirements that are fundamental to </w:t>
      </w:r>
      <w:r w:rsidR="3E6BC481" w:rsidRPr="1E46AA6C">
        <w:rPr>
          <w:rFonts w:ascii="Times New Roman" w:eastAsia="Times New Roman" w:hAnsi="Times New Roman" w:cs="Times New Roman"/>
          <w:sz w:val="24"/>
          <w:szCs w:val="24"/>
        </w:rPr>
        <w:t>an</w:t>
      </w:r>
      <w:r w:rsidRPr="19197D11">
        <w:rPr>
          <w:rFonts w:ascii="Times New Roman" w:eastAsia="Times New Roman" w:hAnsi="Times New Roman" w:cs="Times New Roman"/>
          <w:sz w:val="24"/>
          <w:szCs w:val="24"/>
        </w:rPr>
        <w:t xml:space="preserve"> innovative gaming console. </w:t>
      </w:r>
    </w:p>
    <w:p w14:paraId="6AFCB6C3" w14:textId="378F8269"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The enhanced version of the Orbis OS is more than just a development, it is a system built to maximize the capabilities of PlayStation 5’s unique hardware architecture. This requires extensive optimization to ensure that the console’s CPU, GPU and other specialized components are used efficiently. As the central component, the kernel controls key activities like process scheduling, memory allocation and device driver management, all of which contribute to the system’s overall stability and performance. </w:t>
      </w:r>
    </w:p>
    <w:p w14:paraId="3515910B" w14:textId="06D63E30"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Apart from that, the customized Orbis OS has various new functions that improve the user experience. Users may smoothly change between various running programs thanks to fast game switching features, emphasizing the smoothness of the gaming experience. A notable feature is “Activities”, which gives in-game suggestions, tips and shortcuts, expanding gameplay without requiring the user to leave the current gaming session. Furthermore, the Game Help function provides contextual advice to gamers, making the gaming experience more immersive and supportive. </w:t>
      </w:r>
    </w:p>
    <w:p w14:paraId="7A4815EE" w14:textId="644D6B0E" w:rsidR="006C7276"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 </w:t>
      </w:r>
    </w:p>
    <w:p w14:paraId="38BF5724" w14:textId="60CCD048" w:rsidR="00FB0612" w:rsidRDefault="2935170C" w:rsidP="1E46AA6C">
      <w:pPr>
        <w:pStyle w:val="Heading2"/>
        <w:spacing w:line="360" w:lineRule="auto"/>
        <w:rPr>
          <w:rFonts w:ascii="Times New Roman" w:eastAsia="Times New Roman" w:hAnsi="Times New Roman" w:cs="Times New Roman"/>
          <w:sz w:val="28"/>
          <w:szCs w:val="28"/>
        </w:rPr>
      </w:pPr>
      <w:bookmarkStart w:id="18" w:name="_Toc153706356"/>
      <w:r w:rsidRPr="1E46AA6C">
        <w:rPr>
          <w:rFonts w:ascii="Times New Roman" w:eastAsia="Times New Roman" w:hAnsi="Times New Roman" w:cs="Times New Roman"/>
        </w:rPr>
        <w:lastRenderedPageBreak/>
        <w:t xml:space="preserve">5.2 </w:t>
      </w:r>
      <w:r w:rsidR="7D0A22B8" w:rsidRPr="1E46AA6C">
        <w:rPr>
          <w:rFonts w:ascii="Times New Roman" w:eastAsia="Times New Roman" w:hAnsi="Times New Roman" w:cs="Times New Roman"/>
        </w:rPr>
        <w:t>User Interface</w:t>
      </w:r>
      <w:bookmarkEnd w:id="18"/>
    </w:p>
    <w:p w14:paraId="706FB4E6" w14:textId="04198E3E"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The PlayStation 5 (PS5) user interface is a powerful and user-centric digital environment that has been thoroughly developed to improve the entire gaming and entertainment experience. The PS5 user interface, with its dynamic and visually appealing design, offers users straightforward access via the Home Screen, Control Centre and Game Library. The interface provides a smooth combination of accessibility and customization, with rapid access to regularly played games, media apps and configurable places. The Activities, Switcher and Game Hub features add to the interface’s engaging and integrated character, highlighting Sony’s dedication to developing a complete and simple to operate gaming environment. </w:t>
      </w:r>
    </w:p>
    <w:p w14:paraId="1D85CA8A" w14:textId="31558951" w:rsidR="00FB0612" w:rsidRDefault="7D0A22B8" w:rsidP="1E46AA6C">
      <w:pPr>
        <w:spacing w:line="360" w:lineRule="auto"/>
        <w:jc w:val="both"/>
      </w:pPr>
      <w:r w:rsidRPr="19197D11">
        <w:rPr>
          <w:rFonts w:ascii="Times New Roman" w:eastAsia="Times New Roman" w:hAnsi="Times New Roman" w:cs="Times New Roman"/>
          <w:sz w:val="24"/>
          <w:szCs w:val="24"/>
        </w:rPr>
        <w:t xml:space="preserve"> </w:t>
      </w:r>
    </w:p>
    <w:p w14:paraId="7D915C6B" w14:textId="3364C319"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First and foremost, the Control Centre is a major part of the PS5 UI. The Control Centre functions as an integrative overlay menu intended for easy and smooth user interaction. It is opened by holding the PlayStation button on the controller and provides a pleasant interface that allows users to continue with their present activity while quickly exploring critical functions. Amongst its features is instant accessibility to audio settings, which allows users to modify the volume and audio settings instantaneously. Notifications are minimized inside the UI to keep consumers updated while not interfering with their gaming experience. Furthermore, the Control Centre makes it simple to handle friends and party invitations, promoting a sense of social connectedness. Music controls enable you to take control of the music in the background without having to abandon the present game or program.</w:t>
      </w:r>
    </w:p>
    <w:p w14:paraId="3F7FB312" w14:textId="2209A9E7" w:rsidR="00FB0612" w:rsidRDefault="5A27B9A6" w:rsidP="1A0DA4AB">
      <w:pPr>
        <w:spacing w:line="257" w:lineRule="auto"/>
        <w:jc w:val="center"/>
      </w:pPr>
      <w:r>
        <w:rPr>
          <w:noProof/>
        </w:rPr>
        <w:drawing>
          <wp:inline distT="0" distB="0" distL="0" distR="0" wp14:anchorId="04082915" wp14:editId="3CF26E87">
            <wp:extent cx="4572000" cy="2533650"/>
            <wp:effectExtent l="0" t="0" r="0" b="0"/>
            <wp:docPr id="335680129" name="Picture 33568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EDF6F99" w14:textId="0F899205" w:rsidR="00FB0612" w:rsidRDefault="00FB0612" w:rsidP="1134DCE9">
      <w:pPr>
        <w:spacing w:line="257" w:lineRule="auto"/>
        <w:jc w:val="both"/>
      </w:pPr>
    </w:p>
    <w:p w14:paraId="14C2D92D" w14:textId="40D9D660" w:rsidR="00FB0612" w:rsidRDefault="7D0A22B8" w:rsidP="19EFE9C2">
      <w:pPr>
        <w:spacing w:line="257" w:lineRule="auto"/>
        <w:jc w:val="center"/>
      </w:pPr>
      <w:r w:rsidRPr="19197D11">
        <w:rPr>
          <w:rFonts w:ascii="Times New Roman" w:eastAsia="Times New Roman" w:hAnsi="Times New Roman" w:cs="Times New Roman"/>
          <w:sz w:val="24"/>
          <w:szCs w:val="24"/>
        </w:rPr>
        <w:t xml:space="preserve">Diagram </w:t>
      </w:r>
      <w:r w:rsidR="062D75B4" w:rsidRPr="1E46AA6C">
        <w:rPr>
          <w:rFonts w:ascii="Times New Roman" w:eastAsia="Times New Roman" w:hAnsi="Times New Roman" w:cs="Times New Roman"/>
          <w:sz w:val="24"/>
          <w:szCs w:val="24"/>
        </w:rPr>
        <w:t>shows</w:t>
      </w:r>
      <w:r w:rsidRPr="19197D11">
        <w:rPr>
          <w:rFonts w:ascii="Times New Roman" w:eastAsia="Times New Roman" w:hAnsi="Times New Roman" w:cs="Times New Roman"/>
          <w:sz w:val="24"/>
          <w:szCs w:val="24"/>
        </w:rPr>
        <w:t xml:space="preserve"> a picture part of the PS5’s Control Centre. </w:t>
      </w:r>
    </w:p>
    <w:p w14:paraId="6EA32C90" w14:textId="37B1AB1F" w:rsidR="00FB0612" w:rsidRDefault="7D0A22B8" w:rsidP="1134DCE9">
      <w:pPr>
        <w:spacing w:line="257" w:lineRule="auto"/>
        <w:jc w:val="both"/>
      </w:pPr>
      <w:r w:rsidRPr="19197D11">
        <w:rPr>
          <w:rFonts w:ascii="Times New Roman" w:eastAsia="Times New Roman" w:hAnsi="Times New Roman" w:cs="Times New Roman"/>
          <w:sz w:val="24"/>
          <w:szCs w:val="24"/>
        </w:rPr>
        <w:t xml:space="preserve"> </w:t>
      </w:r>
    </w:p>
    <w:p w14:paraId="31D8EAD2" w14:textId="2B8657A2" w:rsidR="00FB0612" w:rsidRDefault="7D0A22B8" w:rsidP="1134DCE9">
      <w:pPr>
        <w:spacing w:line="257" w:lineRule="auto"/>
        <w:jc w:val="both"/>
      </w:pPr>
      <w:r w:rsidRPr="19197D11">
        <w:rPr>
          <w:rFonts w:ascii="Times New Roman" w:eastAsia="Times New Roman" w:hAnsi="Times New Roman" w:cs="Times New Roman"/>
          <w:sz w:val="24"/>
          <w:szCs w:val="24"/>
        </w:rPr>
        <w:t xml:space="preserve"> </w:t>
      </w:r>
    </w:p>
    <w:p w14:paraId="2C41C9F9" w14:textId="629DF588"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In addition, Quick Settings accelerate the user experience by providing quick access to basic system features such as power options and network settings. Sony’s dedication to inclusiveness is made clear by the inclusion of accessibility tools, which allow users to quickly customize settings for improvised use. The Game Switcher function allows users to move among various running programs or games, improving the ability to multitask. The Control Centre also displays systems information, giving users a detailed picture of the console’s state, including battery levels for linked controllers. In a nutshell, the Control Centre exhibits user-oriented design, easing user interaction and leading to an enhanced PlayStation 5 gaming experience. </w:t>
      </w:r>
    </w:p>
    <w:p w14:paraId="2C3956ED" w14:textId="493FEEC7" w:rsidR="00FB0612" w:rsidRDefault="4088B1D1" w:rsidP="21C4AFD9">
      <w:pPr>
        <w:spacing w:line="257" w:lineRule="auto"/>
        <w:jc w:val="center"/>
      </w:pPr>
      <w:r>
        <w:rPr>
          <w:noProof/>
        </w:rPr>
        <w:drawing>
          <wp:inline distT="0" distB="0" distL="0" distR="0" wp14:anchorId="6CD7D869" wp14:editId="7A8B7F7C">
            <wp:extent cx="4572000" cy="2638425"/>
            <wp:effectExtent l="0" t="0" r="0" b="0"/>
            <wp:docPr id="1351092241" name="Picture 135109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330D6456" w14:textId="1C46A39C" w:rsidR="00FB0612" w:rsidRDefault="00FB0612" w:rsidP="1134DCE9">
      <w:pPr>
        <w:spacing w:line="257" w:lineRule="auto"/>
        <w:jc w:val="both"/>
      </w:pPr>
    </w:p>
    <w:p w14:paraId="3C6A578F" w14:textId="074FD5D6" w:rsidR="00FB0612" w:rsidRDefault="7D0A22B8" w:rsidP="20228684">
      <w:pPr>
        <w:spacing w:line="257" w:lineRule="auto"/>
        <w:jc w:val="center"/>
      </w:pPr>
      <w:r w:rsidRPr="19197D11">
        <w:rPr>
          <w:rFonts w:ascii="Times New Roman" w:eastAsia="Times New Roman" w:hAnsi="Times New Roman" w:cs="Times New Roman"/>
          <w:sz w:val="24"/>
          <w:szCs w:val="24"/>
        </w:rPr>
        <w:t xml:space="preserve">Diagram shows a picture part of the PS5’s Quick Settings. </w:t>
      </w:r>
    </w:p>
    <w:p w14:paraId="40F87754" w14:textId="40E1F739" w:rsidR="00FB0612" w:rsidRDefault="7D0A22B8" w:rsidP="1134DCE9">
      <w:pPr>
        <w:spacing w:line="257" w:lineRule="auto"/>
        <w:jc w:val="both"/>
      </w:pPr>
      <w:r w:rsidRPr="19197D11">
        <w:rPr>
          <w:rFonts w:ascii="Times New Roman" w:eastAsia="Times New Roman" w:hAnsi="Times New Roman" w:cs="Times New Roman"/>
          <w:sz w:val="24"/>
          <w:szCs w:val="24"/>
        </w:rPr>
        <w:t xml:space="preserve"> </w:t>
      </w:r>
    </w:p>
    <w:p w14:paraId="77413824" w14:textId="5443B695" w:rsidR="00FB0612" w:rsidRDefault="7D0A22B8" w:rsidP="1E46AA6C">
      <w:pPr>
        <w:spacing w:line="360" w:lineRule="auto"/>
        <w:jc w:val="both"/>
        <w:rPr>
          <w:rFonts w:ascii="Times New Roman" w:eastAsia="Times New Roman" w:hAnsi="Times New Roman" w:cs="Times New Roman"/>
          <w:sz w:val="24"/>
          <w:szCs w:val="24"/>
        </w:rPr>
      </w:pPr>
      <w:r w:rsidRPr="19197D11">
        <w:rPr>
          <w:rFonts w:ascii="Times New Roman" w:eastAsia="Times New Roman" w:hAnsi="Times New Roman" w:cs="Times New Roman"/>
          <w:sz w:val="24"/>
          <w:szCs w:val="24"/>
        </w:rPr>
        <w:t xml:space="preserve">The PlayStation 5 (PS5) user interface heavily relies on the implementation of Graphical User Interface. The Home Screen and Dashboard, which greets users with a graphically lively interface upon launch, are at the core of the PS5 graphical user interface. The Dashboard displays a grid of huge tiles that highlights previously played games, media apps and other related material. Icons play an important part in this graphical environment, displaying games, programs and system </w:t>
      </w:r>
      <w:r w:rsidRPr="19197D11">
        <w:rPr>
          <w:rFonts w:ascii="Times New Roman" w:eastAsia="Times New Roman" w:hAnsi="Times New Roman" w:cs="Times New Roman"/>
          <w:sz w:val="24"/>
          <w:szCs w:val="24"/>
        </w:rPr>
        <w:lastRenderedPageBreak/>
        <w:t xml:space="preserve">elements with precision and uniformity. Several visual features, such s buttons and menus, help to a visually beautiful and practical experience by easily leading users along the interface. Besides that, the GUI adds customizable places to the Home Screen, enabling users to organize and bookmark their favorite games and programs, improving both visual flexibility and personalized interaction. </w:t>
      </w:r>
    </w:p>
    <w:p w14:paraId="658D2745" w14:textId="556B0A1A" w:rsidR="00FB0612" w:rsidRDefault="274746E2" w:rsidP="28CD21D4">
      <w:pPr>
        <w:spacing w:line="257" w:lineRule="auto"/>
        <w:jc w:val="center"/>
      </w:pPr>
      <w:r>
        <w:rPr>
          <w:noProof/>
        </w:rPr>
        <w:drawing>
          <wp:inline distT="0" distB="0" distL="0" distR="0" wp14:anchorId="31DDAE9C" wp14:editId="24896FBB">
            <wp:extent cx="4572000" cy="2562225"/>
            <wp:effectExtent l="0" t="0" r="0" b="0"/>
            <wp:docPr id="2008736888" name="Picture 200873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D62E9CB" w14:textId="6A94E167" w:rsidR="00FB0612" w:rsidRDefault="00FB0612" w:rsidP="1134DCE9">
      <w:pPr>
        <w:spacing w:line="257" w:lineRule="auto"/>
        <w:jc w:val="both"/>
      </w:pPr>
    </w:p>
    <w:p w14:paraId="74E03FA5" w14:textId="0ACBBBFB" w:rsidR="00FB0612" w:rsidRDefault="7D0A22B8" w:rsidP="19197D11">
      <w:pPr>
        <w:spacing w:line="257" w:lineRule="auto"/>
        <w:jc w:val="center"/>
      </w:pPr>
      <w:r w:rsidRPr="19197D11">
        <w:rPr>
          <w:rFonts w:ascii="Times New Roman" w:eastAsia="Times New Roman" w:hAnsi="Times New Roman" w:cs="Times New Roman"/>
          <w:sz w:val="24"/>
          <w:szCs w:val="24"/>
        </w:rPr>
        <w:t>Diagram shows part of the PS5’s home screen.</w:t>
      </w:r>
    </w:p>
    <w:p w14:paraId="2DB5D1F7" w14:textId="1F22EA43" w:rsidR="00FB0612" w:rsidRDefault="00FB0612" w:rsidP="00DA4556"/>
    <w:p w14:paraId="6D1CC2C0" w14:textId="77777777" w:rsidR="00FB0612" w:rsidRPr="000C0702" w:rsidRDefault="00FB0612" w:rsidP="00DA4556">
      <w:pPr>
        <w:rPr>
          <w:b/>
          <w:bCs/>
        </w:rPr>
      </w:pPr>
    </w:p>
    <w:p w14:paraId="4CFDB857" w14:textId="0EEC0423" w:rsidR="00FB0612" w:rsidRDefault="18E7788C" w:rsidP="1E46AA6C">
      <w:pPr>
        <w:pStyle w:val="Heading2"/>
        <w:rPr>
          <w:rFonts w:ascii="Times New Roman" w:hAnsi="Times New Roman" w:cs="Times New Roman"/>
          <w:b/>
          <w:bCs/>
          <w:sz w:val="32"/>
          <w:szCs w:val="32"/>
        </w:rPr>
      </w:pPr>
      <w:bookmarkStart w:id="19" w:name="_Toc153706357"/>
      <w:r>
        <w:t xml:space="preserve">5.3 </w:t>
      </w:r>
      <w:r w:rsidR="00C0006F">
        <w:t>File management operating s</w:t>
      </w:r>
      <w:r w:rsidR="000C0702">
        <w:t>y</w:t>
      </w:r>
      <w:r w:rsidR="00C0006F">
        <w:t>stem</w:t>
      </w:r>
      <w:bookmarkEnd w:id="19"/>
    </w:p>
    <w:p w14:paraId="7A5CC8A7" w14:textId="6A4E06A1" w:rsidR="000C0702" w:rsidRDefault="000C0702" w:rsidP="005F2310">
      <w:pPr>
        <w:jc w:val="both"/>
        <w:rPr>
          <w:rFonts w:ascii="Times New Roman" w:hAnsi="Times New Roman" w:cs="Times New Roman"/>
          <w:b/>
          <w:sz w:val="32"/>
          <w:szCs w:val="32"/>
        </w:rPr>
      </w:pPr>
    </w:p>
    <w:p w14:paraId="6B702568" w14:textId="736E3669" w:rsidR="4FDDE22C" w:rsidRDefault="4FDDE22C" w:rsidP="1E46AA6C">
      <w:pPr>
        <w:spacing w:line="360" w:lineRule="auto"/>
        <w:ind w:firstLine="720"/>
        <w:jc w:val="both"/>
      </w:pPr>
      <w:r w:rsidRPr="5F097836">
        <w:rPr>
          <w:rFonts w:ascii="Times New Roman" w:eastAsia="Times New Roman" w:hAnsi="Times New Roman" w:cs="Times New Roman"/>
          <w:sz w:val="24"/>
          <w:szCs w:val="24"/>
        </w:rPr>
        <w:t xml:space="preserve">An essential component of every operating system is the file system. They give users access to data, let them upload and store information, and extend the functional life of hard disks.  Historically, the Unix File System (UFS), which has been updated to UFS2, has been the native file system for FreeBSD. Z File System (ZFS) is also accessible as a native file system since FreeBSD 7.0. What is ZFS? ZFS is a local file system and logical volume manager, to guide and regulate the arrangement, storage, and retrieval of data in enterprise-class computer systems. ZFS is designed to run on a single server with hundreds, if not thousands, of storage drives attached. ZFS pools available storage and manages all disks as a single unit. If the file system requires </w:t>
      </w:r>
      <w:r w:rsidRPr="5F097836">
        <w:rPr>
          <w:rFonts w:ascii="Times New Roman" w:eastAsia="Times New Roman" w:hAnsi="Times New Roman" w:cs="Times New Roman"/>
          <w:sz w:val="24"/>
          <w:szCs w:val="24"/>
        </w:rPr>
        <w:lastRenderedPageBreak/>
        <w:t>additional space, users can add storage drives to the pool. ZFS is highly scalable and supports large maximum file sizes.</w:t>
      </w:r>
    </w:p>
    <w:p w14:paraId="0C7ABEF8" w14:textId="040E2F60" w:rsidR="4FDDE22C" w:rsidRDefault="4FDDE22C" w:rsidP="005F2310">
      <w:pPr>
        <w:spacing w:line="257" w:lineRule="auto"/>
        <w:ind w:firstLine="720"/>
        <w:jc w:val="both"/>
      </w:pPr>
      <w:r w:rsidRPr="5F097836">
        <w:rPr>
          <w:rFonts w:ascii="Times New Roman" w:eastAsia="Times New Roman" w:hAnsi="Times New Roman" w:cs="Times New Roman"/>
          <w:sz w:val="24"/>
          <w:szCs w:val="24"/>
        </w:rPr>
        <w:t xml:space="preserve"> </w:t>
      </w:r>
    </w:p>
    <w:p w14:paraId="5EA3132C" w14:textId="77777777" w:rsidR="00D9745A" w:rsidRDefault="00D9745A" w:rsidP="00C65CC0">
      <w:pPr>
        <w:spacing w:line="257" w:lineRule="auto"/>
        <w:ind w:firstLine="720"/>
        <w:jc w:val="center"/>
      </w:pPr>
    </w:p>
    <w:p w14:paraId="3549DA5C" w14:textId="32E02A40" w:rsidR="00D9745A" w:rsidRDefault="00D9745A" w:rsidP="00C65CC0">
      <w:pPr>
        <w:spacing w:line="257" w:lineRule="auto"/>
        <w:ind w:firstLine="720"/>
        <w:jc w:val="center"/>
      </w:pPr>
      <w:r>
        <w:rPr>
          <w:noProof/>
        </w:rPr>
        <w:drawing>
          <wp:inline distT="0" distB="0" distL="0" distR="0" wp14:anchorId="1596892D" wp14:editId="74C646E9">
            <wp:extent cx="4171950" cy="3133725"/>
            <wp:effectExtent l="0" t="0" r="0" b="0"/>
            <wp:docPr id="1311431087" name="Picture 1311431087"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431087"/>
                    <pic:cNvPicPr/>
                  </pic:nvPicPr>
                  <pic:blipFill>
                    <a:blip r:embed="rId30">
                      <a:extLst>
                        <a:ext uri="{28A0092B-C50C-407E-A947-70E740481C1C}">
                          <a14:useLocalDpi xmlns:a14="http://schemas.microsoft.com/office/drawing/2010/main" val="0"/>
                        </a:ext>
                      </a:extLst>
                    </a:blip>
                    <a:stretch>
                      <a:fillRect/>
                    </a:stretch>
                  </pic:blipFill>
                  <pic:spPr>
                    <a:xfrm>
                      <a:off x="0" y="0"/>
                      <a:ext cx="4171950" cy="3133725"/>
                    </a:xfrm>
                    <a:prstGeom prst="rect">
                      <a:avLst/>
                    </a:prstGeom>
                  </pic:spPr>
                </pic:pic>
              </a:graphicData>
            </a:graphic>
          </wp:inline>
        </w:drawing>
      </w:r>
    </w:p>
    <w:p w14:paraId="10BCFF37" w14:textId="1F48A15C" w:rsidR="0DC2172F" w:rsidRDefault="0DC2172F" w:rsidP="0DC2172F">
      <w:pPr>
        <w:spacing w:line="257" w:lineRule="auto"/>
        <w:ind w:firstLine="720"/>
        <w:jc w:val="center"/>
        <w:rPr>
          <w:rFonts w:ascii="Times New Roman" w:eastAsia="Times New Roman" w:hAnsi="Times New Roman" w:cs="Times New Roman"/>
          <w:sz w:val="24"/>
          <w:szCs w:val="24"/>
        </w:rPr>
      </w:pPr>
    </w:p>
    <w:p w14:paraId="675DA59E" w14:textId="513BB3A2" w:rsidR="00D9745A" w:rsidRDefault="75498081" w:rsidP="00C65CC0">
      <w:pPr>
        <w:spacing w:line="257" w:lineRule="auto"/>
        <w:ind w:firstLine="720"/>
        <w:jc w:val="center"/>
        <w:rPr>
          <w:rFonts w:ascii="Times New Roman" w:eastAsia="Times New Roman" w:hAnsi="Times New Roman" w:cs="Times New Roman"/>
          <w:sz w:val="24"/>
          <w:szCs w:val="24"/>
        </w:rPr>
      </w:pPr>
      <w:r w:rsidRPr="0D521BF7">
        <w:rPr>
          <w:rFonts w:ascii="Times New Roman" w:eastAsia="Times New Roman" w:hAnsi="Times New Roman" w:cs="Times New Roman"/>
          <w:sz w:val="24"/>
          <w:szCs w:val="24"/>
        </w:rPr>
        <w:t>The Figure above shows about ZFS file system</w:t>
      </w:r>
    </w:p>
    <w:p w14:paraId="2794D270" w14:textId="5F893F80" w:rsidR="7DB4707E" w:rsidRDefault="7DB4707E" w:rsidP="00C65CC0">
      <w:pPr>
        <w:spacing w:line="257" w:lineRule="auto"/>
        <w:ind w:firstLine="720"/>
        <w:jc w:val="center"/>
      </w:pPr>
    </w:p>
    <w:p w14:paraId="6D03D78C" w14:textId="5AC260F5" w:rsidR="4FDDE22C" w:rsidRDefault="4FDDE22C" w:rsidP="1E46AA6C">
      <w:pPr>
        <w:rPr>
          <w:rFonts w:ascii="Times New Roman" w:eastAsia="Times New Roman" w:hAnsi="Times New Roman" w:cs="Times New Roman"/>
          <w:b/>
          <w:sz w:val="28"/>
          <w:szCs w:val="28"/>
        </w:rPr>
      </w:pPr>
      <w:r w:rsidRPr="1E46AA6C">
        <w:rPr>
          <w:b/>
          <w:sz w:val="28"/>
          <w:szCs w:val="28"/>
        </w:rPr>
        <w:t>ZFS has three major design goals</w:t>
      </w:r>
      <w:r w:rsidR="110A297A" w:rsidRPr="23442F1F">
        <w:rPr>
          <w:b/>
          <w:bCs/>
          <w:sz w:val="28"/>
          <w:szCs w:val="28"/>
        </w:rPr>
        <w:t>:</w:t>
      </w:r>
    </w:p>
    <w:p w14:paraId="7DCA9AEB" w14:textId="6A2231CF" w:rsidR="4FDDE22C" w:rsidRDefault="4FDDE22C" w:rsidP="1E46AA6C">
      <w:pPr>
        <w:pStyle w:val="ListParagraph"/>
        <w:numPr>
          <w:ilvl w:val="0"/>
          <w:numId w:val="12"/>
        </w:numPr>
        <w:spacing w:after="0" w:line="360" w:lineRule="auto"/>
        <w:jc w:val="both"/>
        <w:rPr>
          <w:rFonts w:ascii="Times New Roman" w:eastAsia="Times New Roman" w:hAnsi="Times New Roman" w:cs="Times New Roman"/>
          <w:b/>
          <w:bCs/>
          <w:sz w:val="24"/>
          <w:szCs w:val="24"/>
          <w:u w:val="single"/>
        </w:rPr>
      </w:pPr>
      <w:r w:rsidRPr="5F097836">
        <w:rPr>
          <w:rFonts w:ascii="Times New Roman" w:eastAsia="Times New Roman" w:hAnsi="Times New Roman" w:cs="Times New Roman"/>
          <w:b/>
          <w:bCs/>
          <w:sz w:val="24"/>
          <w:szCs w:val="24"/>
          <w:u w:val="single"/>
        </w:rPr>
        <w:t xml:space="preserve">Data integrity </w:t>
      </w:r>
    </w:p>
    <w:p w14:paraId="0FF339C9" w14:textId="04D81E93" w:rsidR="4FDDE22C" w:rsidRDefault="4FDDE22C" w:rsidP="1E46AA6C">
      <w:pPr>
        <w:pStyle w:val="ListParagraph"/>
        <w:numPr>
          <w:ilvl w:val="0"/>
          <w:numId w:val="11"/>
        </w:numPr>
        <w:spacing w:after="0" w:line="360" w:lineRule="auto"/>
        <w:jc w:val="both"/>
        <w:rPr>
          <w:rFonts w:ascii="Times New Roman" w:eastAsia="Times New Roman" w:hAnsi="Times New Roman" w:cs="Times New Roman"/>
          <w:sz w:val="24"/>
          <w:szCs w:val="24"/>
        </w:rPr>
      </w:pPr>
      <w:r w:rsidRPr="5F097836">
        <w:rPr>
          <w:rFonts w:ascii="Times New Roman" w:eastAsia="Times New Roman" w:hAnsi="Times New Roman" w:cs="Times New Roman"/>
          <w:sz w:val="24"/>
          <w:szCs w:val="24"/>
        </w:rPr>
        <w:t>ZFS-based systems are designed to protect data from silent data corruption caused by parity errors, accidental overwrites, disk firmware errors, phantom writes, driver errors, and more.</w:t>
      </w:r>
      <w:sdt>
        <w:sdtPr>
          <w:rPr>
            <w:rFonts w:ascii="Times New Roman" w:eastAsia="Times New Roman" w:hAnsi="Times New Roman" w:cs="Times New Roman"/>
            <w:sz w:val="24"/>
            <w:szCs w:val="24"/>
          </w:rPr>
          <w:id w:val="1797873649"/>
          <w:citation/>
        </w:sdtPr>
        <w:sdtContent>
          <w:r w:rsidR="0032362C">
            <w:rPr>
              <w:rFonts w:ascii="Times New Roman" w:eastAsia="Times New Roman" w:hAnsi="Times New Roman" w:cs="Times New Roman"/>
              <w:sz w:val="24"/>
              <w:szCs w:val="24"/>
            </w:rPr>
            <w:fldChar w:fldCharType="begin"/>
          </w:r>
          <w:r w:rsidR="0032362C">
            <w:rPr>
              <w:rFonts w:ascii="Times New Roman" w:eastAsia="Times New Roman" w:hAnsi="Times New Roman" w:cs="Times New Roman"/>
              <w:sz w:val="24"/>
              <w:szCs w:val="24"/>
            </w:rPr>
            <w:instrText xml:space="preserve"> CITATION Soo23 \l 1033 </w:instrText>
          </w:r>
          <w:r w:rsidR="0032362C">
            <w:rPr>
              <w:rFonts w:ascii="Times New Roman" w:eastAsia="Times New Roman" w:hAnsi="Times New Roman" w:cs="Times New Roman"/>
              <w:sz w:val="24"/>
              <w:szCs w:val="24"/>
            </w:rPr>
            <w:fldChar w:fldCharType="separate"/>
          </w:r>
          <w:r w:rsidR="00A341DB">
            <w:rPr>
              <w:rFonts w:ascii="Times New Roman" w:eastAsia="Times New Roman" w:hAnsi="Times New Roman" w:cs="Times New Roman"/>
              <w:noProof/>
              <w:sz w:val="24"/>
              <w:szCs w:val="24"/>
            </w:rPr>
            <w:t xml:space="preserve"> (rho, 2023)</w:t>
          </w:r>
          <w:r w:rsidR="0032362C">
            <w:rPr>
              <w:rFonts w:ascii="Times New Roman" w:eastAsia="Times New Roman" w:hAnsi="Times New Roman" w:cs="Times New Roman"/>
              <w:sz w:val="24"/>
              <w:szCs w:val="24"/>
            </w:rPr>
            <w:fldChar w:fldCharType="end"/>
          </w:r>
        </w:sdtContent>
      </w:sdt>
      <w:r w:rsidRPr="5F097836">
        <w:rPr>
          <w:rFonts w:ascii="Times New Roman" w:eastAsia="Times New Roman" w:hAnsi="Times New Roman" w:cs="Times New Roman"/>
          <w:sz w:val="24"/>
          <w:szCs w:val="24"/>
        </w:rPr>
        <w:t xml:space="preserve"> </w:t>
      </w:r>
    </w:p>
    <w:p w14:paraId="18A28B56" w14:textId="6935B918" w:rsidR="4FDDE22C" w:rsidRDefault="4FDDE22C" w:rsidP="1E46AA6C">
      <w:pPr>
        <w:pStyle w:val="ListParagraph"/>
        <w:numPr>
          <w:ilvl w:val="0"/>
          <w:numId w:val="11"/>
        </w:numPr>
        <w:spacing w:after="0" w:line="360" w:lineRule="auto"/>
        <w:jc w:val="both"/>
        <w:rPr>
          <w:rFonts w:ascii="Times New Roman" w:eastAsia="Times New Roman" w:hAnsi="Times New Roman" w:cs="Times New Roman"/>
          <w:sz w:val="24"/>
          <w:szCs w:val="24"/>
        </w:rPr>
      </w:pPr>
      <w:r w:rsidRPr="5F097836">
        <w:rPr>
          <w:rFonts w:ascii="Times New Roman" w:eastAsia="Times New Roman" w:hAnsi="Times New Roman" w:cs="Times New Roman"/>
          <w:sz w:val="24"/>
          <w:szCs w:val="24"/>
        </w:rPr>
        <w:t xml:space="preserve">This special file system ensures that checksums are always written to disk. </w:t>
      </w:r>
      <w:sdt>
        <w:sdtPr>
          <w:rPr>
            <w:rFonts w:ascii="Times New Roman" w:eastAsia="Times New Roman" w:hAnsi="Times New Roman" w:cs="Times New Roman"/>
            <w:sz w:val="24"/>
            <w:szCs w:val="24"/>
          </w:rPr>
          <w:id w:val="2068442613"/>
          <w:citation/>
        </w:sdtPr>
        <w:sdtContent>
          <w:r w:rsidR="0032362C">
            <w:rPr>
              <w:rFonts w:ascii="Times New Roman" w:eastAsia="Times New Roman" w:hAnsi="Times New Roman" w:cs="Times New Roman"/>
              <w:sz w:val="24"/>
              <w:szCs w:val="24"/>
            </w:rPr>
            <w:fldChar w:fldCharType="begin"/>
          </w:r>
          <w:r w:rsidR="0032362C">
            <w:rPr>
              <w:rFonts w:ascii="Times New Roman" w:eastAsia="Times New Roman" w:hAnsi="Times New Roman" w:cs="Times New Roman"/>
              <w:sz w:val="24"/>
              <w:szCs w:val="24"/>
            </w:rPr>
            <w:instrText xml:space="preserve"> CITATION Soo23 \l 1033 </w:instrText>
          </w:r>
          <w:r w:rsidR="0032362C">
            <w:rPr>
              <w:rFonts w:ascii="Times New Roman" w:eastAsia="Times New Roman" w:hAnsi="Times New Roman" w:cs="Times New Roman"/>
              <w:sz w:val="24"/>
              <w:szCs w:val="24"/>
            </w:rPr>
            <w:fldChar w:fldCharType="separate"/>
          </w:r>
          <w:r w:rsidR="00A341DB">
            <w:rPr>
              <w:rFonts w:ascii="Times New Roman" w:eastAsia="Times New Roman" w:hAnsi="Times New Roman" w:cs="Times New Roman"/>
              <w:noProof/>
              <w:sz w:val="24"/>
              <w:szCs w:val="24"/>
            </w:rPr>
            <w:t>(rho, 2023)</w:t>
          </w:r>
          <w:r w:rsidR="0032362C">
            <w:rPr>
              <w:rFonts w:ascii="Times New Roman" w:eastAsia="Times New Roman" w:hAnsi="Times New Roman" w:cs="Times New Roman"/>
              <w:sz w:val="24"/>
              <w:szCs w:val="24"/>
            </w:rPr>
            <w:fldChar w:fldCharType="end"/>
          </w:r>
        </w:sdtContent>
      </w:sdt>
    </w:p>
    <w:p w14:paraId="5E0410CE" w14:textId="36790754" w:rsidR="4FDDE22C" w:rsidRDefault="4FDDE22C" w:rsidP="1E46AA6C">
      <w:pPr>
        <w:pStyle w:val="ListParagraph"/>
        <w:numPr>
          <w:ilvl w:val="0"/>
          <w:numId w:val="11"/>
        </w:numPr>
        <w:spacing w:after="0" w:line="360" w:lineRule="auto"/>
        <w:jc w:val="both"/>
        <w:rPr>
          <w:rFonts w:ascii="Times New Roman" w:eastAsia="Times New Roman" w:hAnsi="Times New Roman" w:cs="Times New Roman"/>
          <w:sz w:val="24"/>
          <w:szCs w:val="24"/>
        </w:rPr>
      </w:pPr>
      <w:r w:rsidRPr="5F097836">
        <w:rPr>
          <w:rFonts w:ascii="Times New Roman" w:eastAsia="Times New Roman" w:hAnsi="Times New Roman" w:cs="Times New Roman"/>
          <w:sz w:val="24"/>
          <w:szCs w:val="24"/>
        </w:rPr>
        <w:t>This information is recalculated when the data is read again. If a checksum mismatch is detected, an attempt is made to correct the error if data redundancy exists. This process happens automatically and without your knowledge.</w:t>
      </w:r>
      <w:sdt>
        <w:sdtPr>
          <w:rPr>
            <w:rFonts w:ascii="Times New Roman" w:eastAsia="Times New Roman" w:hAnsi="Times New Roman" w:cs="Times New Roman"/>
            <w:sz w:val="24"/>
            <w:szCs w:val="24"/>
          </w:rPr>
          <w:id w:val="-1713577447"/>
          <w:citation/>
        </w:sdtPr>
        <w:sdtContent>
          <w:r w:rsidR="0032362C">
            <w:rPr>
              <w:rFonts w:ascii="Times New Roman" w:eastAsia="Times New Roman" w:hAnsi="Times New Roman" w:cs="Times New Roman"/>
              <w:sz w:val="24"/>
              <w:szCs w:val="24"/>
            </w:rPr>
            <w:fldChar w:fldCharType="begin"/>
          </w:r>
          <w:r w:rsidR="0032362C">
            <w:rPr>
              <w:rFonts w:ascii="Times New Roman" w:eastAsia="Times New Roman" w:hAnsi="Times New Roman" w:cs="Times New Roman"/>
              <w:sz w:val="24"/>
              <w:szCs w:val="24"/>
            </w:rPr>
            <w:instrText xml:space="preserve"> CITATION Soo23 \l 1033 </w:instrText>
          </w:r>
          <w:r w:rsidR="0032362C">
            <w:rPr>
              <w:rFonts w:ascii="Times New Roman" w:eastAsia="Times New Roman" w:hAnsi="Times New Roman" w:cs="Times New Roman"/>
              <w:sz w:val="24"/>
              <w:szCs w:val="24"/>
            </w:rPr>
            <w:fldChar w:fldCharType="separate"/>
          </w:r>
          <w:r w:rsidR="00A341DB">
            <w:rPr>
              <w:rFonts w:ascii="Times New Roman" w:eastAsia="Times New Roman" w:hAnsi="Times New Roman" w:cs="Times New Roman"/>
              <w:noProof/>
              <w:sz w:val="24"/>
              <w:szCs w:val="24"/>
            </w:rPr>
            <w:t xml:space="preserve"> (rho, 2023)</w:t>
          </w:r>
          <w:r w:rsidR="0032362C">
            <w:rPr>
              <w:rFonts w:ascii="Times New Roman" w:eastAsia="Times New Roman" w:hAnsi="Times New Roman" w:cs="Times New Roman"/>
              <w:sz w:val="24"/>
              <w:szCs w:val="24"/>
            </w:rPr>
            <w:fldChar w:fldCharType="end"/>
          </w:r>
        </w:sdtContent>
      </w:sdt>
    </w:p>
    <w:p w14:paraId="460B3524" w14:textId="229028E7" w:rsidR="4FDDE22C" w:rsidRDefault="4FDDE22C" w:rsidP="1E46AA6C">
      <w:pPr>
        <w:pStyle w:val="ListParagraph"/>
        <w:numPr>
          <w:ilvl w:val="0"/>
          <w:numId w:val="12"/>
        </w:numPr>
        <w:spacing w:after="0" w:line="360" w:lineRule="auto"/>
        <w:jc w:val="both"/>
        <w:rPr>
          <w:rFonts w:ascii="Times New Roman" w:eastAsia="Times New Roman" w:hAnsi="Times New Roman" w:cs="Times New Roman"/>
          <w:b/>
          <w:bCs/>
          <w:sz w:val="24"/>
          <w:szCs w:val="24"/>
          <w:u w:val="single"/>
        </w:rPr>
      </w:pPr>
      <w:r w:rsidRPr="5F097836">
        <w:rPr>
          <w:rFonts w:ascii="Times New Roman" w:eastAsia="Times New Roman" w:hAnsi="Times New Roman" w:cs="Times New Roman"/>
          <w:b/>
          <w:bCs/>
          <w:sz w:val="24"/>
          <w:szCs w:val="24"/>
          <w:u w:val="single"/>
        </w:rPr>
        <w:t xml:space="preserve">Pooled storage </w:t>
      </w:r>
    </w:p>
    <w:p w14:paraId="3D4F07FD" w14:textId="74C1F4D7" w:rsidR="4FDDE22C" w:rsidRDefault="4FDDE22C" w:rsidP="1E46AA6C">
      <w:pPr>
        <w:pStyle w:val="ListParagraph"/>
        <w:numPr>
          <w:ilvl w:val="0"/>
          <w:numId w:val="11"/>
        </w:numPr>
        <w:spacing w:after="0" w:line="360" w:lineRule="auto"/>
        <w:jc w:val="both"/>
        <w:rPr>
          <w:rFonts w:ascii="Times New Roman" w:eastAsia="Times New Roman" w:hAnsi="Times New Roman" w:cs="Times New Roman"/>
          <w:sz w:val="24"/>
          <w:szCs w:val="24"/>
        </w:rPr>
      </w:pPr>
      <w:r w:rsidRPr="5F097836">
        <w:rPr>
          <w:rFonts w:ascii="Times New Roman" w:eastAsia="Times New Roman" w:hAnsi="Times New Roman" w:cs="Times New Roman"/>
          <w:sz w:val="24"/>
          <w:szCs w:val="24"/>
        </w:rPr>
        <w:lastRenderedPageBreak/>
        <w:t>A group of one or more virtual devices, or vdevs, that present to the file system as a single storage device is called a ZFS pool (Zpool).</w:t>
      </w:r>
      <w:sdt>
        <w:sdtPr>
          <w:rPr>
            <w:rFonts w:ascii="Times New Roman" w:eastAsia="Times New Roman" w:hAnsi="Times New Roman" w:cs="Times New Roman"/>
            <w:sz w:val="24"/>
            <w:szCs w:val="24"/>
          </w:rPr>
          <w:id w:val="-983999609"/>
          <w:citation/>
        </w:sdtPr>
        <w:sdtContent>
          <w:r w:rsidR="0032362C">
            <w:rPr>
              <w:rFonts w:ascii="Times New Roman" w:eastAsia="Times New Roman" w:hAnsi="Times New Roman" w:cs="Times New Roman"/>
              <w:sz w:val="24"/>
              <w:szCs w:val="24"/>
            </w:rPr>
            <w:fldChar w:fldCharType="begin"/>
          </w:r>
          <w:r w:rsidR="0032362C">
            <w:rPr>
              <w:rFonts w:ascii="Times New Roman" w:eastAsia="Times New Roman" w:hAnsi="Times New Roman" w:cs="Times New Roman"/>
              <w:sz w:val="24"/>
              <w:szCs w:val="24"/>
            </w:rPr>
            <w:instrText xml:space="preserve"> CITATION Soo23 \l 1033 </w:instrText>
          </w:r>
          <w:r w:rsidR="0032362C">
            <w:rPr>
              <w:rFonts w:ascii="Times New Roman" w:eastAsia="Times New Roman" w:hAnsi="Times New Roman" w:cs="Times New Roman"/>
              <w:sz w:val="24"/>
              <w:szCs w:val="24"/>
            </w:rPr>
            <w:fldChar w:fldCharType="separate"/>
          </w:r>
          <w:r w:rsidR="00A341DB">
            <w:rPr>
              <w:rFonts w:ascii="Times New Roman" w:eastAsia="Times New Roman" w:hAnsi="Times New Roman" w:cs="Times New Roman"/>
              <w:noProof/>
              <w:sz w:val="24"/>
              <w:szCs w:val="24"/>
            </w:rPr>
            <w:t xml:space="preserve"> (rho, 2023)</w:t>
          </w:r>
          <w:r w:rsidR="0032362C">
            <w:rPr>
              <w:rFonts w:ascii="Times New Roman" w:eastAsia="Times New Roman" w:hAnsi="Times New Roman" w:cs="Times New Roman"/>
              <w:sz w:val="24"/>
              <w:szCs w:val="24"/>
            </w:rPr>
            <w:fldChar w:fldCharType="end"/>
          </w:r>
        </w:sdtContent>
      </w:sdt>
    </w:p>
    <w:p w14:paraId="18891A28" w14:textId="424D0560" w:rsidR="4FDDE22C" w:rsidRDefault="4FDDE22C" w:rsidP="1E46AA6C">
      <w:pPr>
        <w:pStyle w:val="ListParagraph"/>
        <w:numPr>
          <w:ilvl w:val="0"/>
          <w:numId w:val="12"/>
        </w:numPr>
        <w:spacing w:after="0" w:line="360" w:lineRule="auto"/>
        <w:jc w:val="both"/>
        <w:rPr>
          <w:rFonts w:ascii="Times New Roman" w:eastAsia="Times New Roman" w:hAnsi="Times New Roman" w:cs="Times New Roman"/>
          <w:b/>
          <w:bCs/>
          <w:sz w:val="24"/>
          <w:szCs w:val="24"/>
          <w:u w:val="single"/>
        </w:rPr>
      </w:pPr>
      <w:r w:rsidRPr="5F097836">
        <w:rPr>
          <w:rFonts w:ascii="Times New Roman" w:eastAsia="Times New Roman" w:hAnsi="Times New Roman" w:cs="Times New Roman"/>
          <w:b/>
          <w:bCs/>
          <w:sz w:val="24"/>
          <w:szCs w:val="24"/>
          <w:u w:val="single"/>
        </w:rPr>
        <w:t xml:space="preserve">Performance </w:t>
      </w:r>
    </w:p>
    <w:p w14:paraId="480F92F5" w14:textId="6B6A4C80" w:rsidR="4FDDE22C" w:rsidRDefault="4FDDE22C" w:rsidP="1E46AA6C">
      <w:pPr>
        <w:pStyle w:val="ListParagraph"/>
        <w:numPr>
          <w:ilvl w:val="0"/>
          <w:numId w:val="11"/>
        </w:numPr>
        <w:spacing w:after="0" w:line="360" w:lineRule="auto"/>
        <w:jc w:val="both"/>
        <w:rPr>
          <w:rFonts w:ascii="Times New Roman" w:eastAsia="Times New Roman" w:hAnsi="Times New Roman" w:cs="Times New Roman"/>
          <w:sz w:val="24"/>
          <w:szCs w:val="24"/>
        </w:rPr>
      </w:pPr>
      <w:r w:rsidRPr="5F097836">
        <w:rPr>
          <w:rFonts w:ascii="Times New Roman" w:eastAsia="Times New Roman" w:hAnsi="Times New Roman" w:cs="Times New Roman"/>
          <w:sz w:val="24"/>
          <w:szCs w:val="24"/>
        </w:rPr>
        <w:t xml:space="preserve">Caching systems offer better performance. An improved memory-based read cache is called Adaptive Replacement Cache (ARC). </w:t>
      </w:r>
    </w:p>
    <w:p w14:paraId="0652D73B" w14:textId="2DCB4184" w:rsidR="4FDDE22C" w:rsidRDefault="4FDDE22C" w:rsidP="1E46AA6C">
      <w:pPr>
        <w:pStyle w:val="ListParagraph"/>
        <w:numPr>
          <w:ilvl w:val="0"/>
          <w:numId w:val="11"/>
        </w:numPr>
        <w:spacing w:after="0" w:line="360" w:lineRule="auto"/>
        <w:jc w:val="both"/>
        <w:rPr>
          <w:rFonts w:ascii="Times New Roman" w:eastAsia="Times New Roman" w:hAnsi="Times New Roman" w:cs="Times New Roman"/>
          <w:sz w:val="24"/>
          <w:szCs w:val="24"/>
        </w:rPr>
      </w:pPr>
      <w:r w:rsidRPr="5F097836">
        <w:rPr>
          <w:rFonts w:ascii="Times New Roman" w:eastAsia="Times New Roman" w:hAnsi="Times New Roman" w:cs="Times New Roman"/>
          <w:sz w:val="24"/>
          <w:szCs w:val="24"/>
        </w:rPr>
        <w:t>ZFS offers a disk-based synchronous write cache called ZIL as well as a second level disk-based read cache called level 2 Adaptive Replacement Cache (L2ARC).</w:t>
      </w:r>
    </w:p>
    <w:p w14:paraId="2D82EFD3" w14:textId="2CA9D25C" w:rsidR="5F097836" w:rsidRDefault="5F097836" w:rsidP="1E46AA6C">
      <w:pPr>
        <w:spacing w:after="0" w:line="360" w:lineRule="auto"/>
        <w:jc w:val="both"/>
        <w:rPr>
          <w:rFonts w:ascii="Times New Roman" w:eastAsia="Times New Roman" w:hAnsi="Times New Roman" w:cs="Times New Roman"/>
          <w:sz w:val="24"/>
          <w:szCs w:val="24"/>
        </w:rPr>
      </w:pPr>
    </w:p>
    <w:p w14:paraId="3D7900FD" w14:textId="1B01B257" w:rsidR="7DACCEC2" w:rsidRDefault="7DACCEC2" w:rsidP="5995223A">
      <w:pPr>
        <w:spacing w:line="360" w:lineRule="auto"/>
        <w:ind w:firstLine="720"/>
        <w:jc w:val="both"/>
        <w:rPr>
          <w:rFonts w:ascii="Times New Roman" w:eastAsia="Times New Roman" w:hAnsi="Times New Roman" w:cs="Times New Roman"/>
          <w:color w:val="000000" w:themeColor="text1"/>
          <w:sz w:val="24"/>
          <w:szCs w:val="24"/>
        </w:rPr>
      </w:pPr>
      <w:r w:rsidRPr="5995223A">
        <w:rPr>
          <w:rFonts w:ascii="Times New Roman" w:eastAsia="Times New Roman" w:hAnsi="Times New Roman" w:cs="Times New Roman"/>
          <w:color w:val="000000" w:themeColor="text1"/>
          <w:sz w:val="24"/>
          <w:szCs w:val="24"/>
        </w:rPr>
        <w:t>ZFS, whenever data is written to disk, the system stores at least two copies of metadata. This metadata contains details like the disk sector where the data is located, the size of the data block, and a binary checksum of the data. When a user wants to access a file, a checksum algorithm is used to verify that the retrieved data matches the original bits written to the disk. This helps ensure data integrity and accuracy during access.</w:t>
      </w:r>
      <w:r w:rsidR="4FDDE22C" w:rsidRPr="5995223A">
        <w:rPr>
          <w:rFonts w:ascii="Times New Roman" w:eastAsia="Times New Roman" w:hAnsi="Times New Roman" w:cs="Times New Roman"/>
          <w:color w:val="000000" w:themeColor="text1"/>
          <w:sz w:val="24"/>
          <w:szCs w:val="24"/>
        </w:rPr>
        <w:t xml:space="preserve"> If the checksums detect a mismatch, bad data is flagged. On systems with mirrored storage pools or ZFS RAID versions, ZFS can retrieve the correct copy from other drives and repair corrupted data copies.</w:t>
      </w:r>
      <w:r w:rsidR="7BF1E1B7" w:rsidRPr="5995223A">
        <w:rPr>
          <w:rFonts w:ascii="Times New Roman" w:eastAsia="Times New Roman" w:hAnsi="Times New Roman" w:cs="Times New Roman"/>
          <w:color w:val="000000" w:themeColor="text1"/>
          <w:sz w:val="24"/>
          <w:szCs w:val="24"/>
        </w:rPr>
        <w:t xml:space="preserve"> ZFS is often known as a copy-on-write file system. Unlike traditional methods where data overwrites existing information, when ZFS writes data to disk, it doesn't directly overwrite the existing data. Instead, ZFS writes the new data block to a different location on the disk and updates the metadata to reference this newly written block. Meanwhile, it retains the old version of the data intact.</w:t>
      </w:r>
    </w:p>
    <w:p w14:paraId="4B2754AA" w14:textId="2FEB4E8E" w:rsidR="4FDDE22C" w:rsidRDefault="2AF82C16" w:rsidP="1E46AA6C">
      <w:pPr>
        <w:spacing w:line="360" w:lineRule="auto"/>
        <w:ind w:firstLine="720"/>
        <w:jc w:val="both"/>
        <w:rPr>
          <w:rFonts w:ascii="Times New Roman" w:eastAsia="Times New Roman" w:hAnsi="Times New Roman" w:cs="Times New Roman"/>
          <w:color w:val="000000" w:themeColor="text1"/>
          <w:sz w:val="24"/>
          <w:szCs w:val="24"/>
        </w:rPr>
      </w:pPr>
      <w:r w:rsidRPr="5995223A">
        <w:rPr>
          <w:rFonts w:ascii="Times New Roman" w:eastAsia="Times New Roman" w:hAnsi="Times New Roman" w:cs="Times New Roman"/>
          <w:color w:val="000000" w:themeColor="text1"/>
          <w:sz w:val="24"/>
          <w:szCs w:val="24"/>
        </w:rPr>
        <w:t>In essence, ZFS stands out from traditional file systems by combining the functions of a volume manager and a file system. This integration offers ZFS a notable advantage. Unlike traditional systems that typically operate on a single disk at a time, with each disk requiring its own file system, ZFS can manage multiple disks within a single file system. This means that even when using multiple disks, ZFS doesn't necessitate creating separate file systems for each individual disk.</w:t>
      </w:r>
      <w:r w:rsidR="4FDDE22C" w:rsidRPr="5F097836">
        <w:rPr>
          <w:rFonts w:ascii="Times New Roman" w:eastAsia="Times New Roman" w:hAnsi="Times New Roman" w:cs="Times New Roman"/>
          <w:color w:val="000000" w:themeColor="text1"/>
          <w:sz w:val="24"/>
          <w:szCs w:val="24"/>
        </w:rPr>
        <w:t xml:space="preserve"> By giving the operating system a single logical drive comprised of the space given by physical disks, over which the operating system arranged a file system, a classic hardware RAID arrangement circumvented this issue. The UFS file system, </w:t>
      </w:r>
      <w:r w:rsidR="6F7F7589" w:rsidRPr="5995223A">
        <w:rPr>
          <w:rFonts w:ascii="Times New Roman" w:eastAsia="Times New Roman" w:hAnsi="Times New Roman" w:cs="Times New Roman"/>
          <w:color w:val="000000" w:themeColor="text1"/>
          <w:sz w:val="24"/>
          <w:szCs w:val="24"/>
        </w:rPr>
        <w:t>when operating</w:t>
      </w:r>
      <w:r w:rsidR="4FDDE22C" w:rsidRPr="5F097836">
        <w:rPr>
          <w:rFonts w:ascii="Times New Roman" w:eastAsia="Times New Roman" w:hAnsi="Times New Roman" w:cs="Times New Roman"/>
          <w:color w:val="000000" w:themeColor="text1"/>
          <w:sz w:val="24"/>
          <w:szCs w:val="24"/>
        </w:rPr>
        <w:t xml:space="preserve"> on top of </w:t>
      </w:r>
      <w:r w:rsidR="6F7F7589" w:rsidRPr="5995223A">
        <w:rPr>
          <w:rFonts w:ascii="Times New Roman" w:eastAsia="Times New Roman" w:hAnsi="Times New Roman" w:cs="Times New Roman"/>
          <w:color w:val="000000" w:themeColor="text1"/>
          <w:sz w:val="24"/>
          <w:szCs w:val="24"/>
        </w:rPr>
        <w:t>a</w:t>
      </w:r>
      <w:r w:rsidR="4FDDE22C" w:rsidRPr="5F097836">
        <w:rPr>
          <w:rFonts w:ascii="Times New Roman" w:eastAsia="Times New Roman" w:hAnsi="Times New Roman" w:cs="Times New Roman"/>
          <w:color w:val="000000" w:themeColor="text1"/>
          <w:sz w:val="24"/>
          <w:szCs w:val="24"/>
        </w:rPr>
        <w:t xml:space="preserve"> RAID</w:t>
      </w:r>
      <w:r w:rsidR="6F7F7589" w:rsidRPr="5995223A">
        <w:rPr>
          <w:rFonts w:ascii="Times New Roman" w:eastAsia="Times New Roman" w:hAnsi="Times New Roman" w:cs="Times New Roman"/>
          <w:color w:val="000000" w:themeColor="text1"/>
          <w:sz w:val="24"/>
          <w:szCs w:val="24"/>
        </w:rPr>
        <w:t xml:space="preserve"> setup, perceives and interacts with the system as if</w:t>
      </w:r>
      <w:r w:rsidR="4FDDE22C" w:rsidRPr="5F097836">
        <w:rPr>
          <w:rFonts w:ascii="Times New Roman" w:eastAsia="Times New Roman" w:hAnsi="Times New Roman" w:cs="Times New Roman"/>
          <w:color w:val="000000" w:themeColor="text1"/>
          <w:sz w:val="24"/>
          <w:szCs w:val="24"/>
        </w:rPr>
        <w:t xml:space="preserve"> it </w:t>
      </w:r>
      <w:r w:rsidR="6F7F7589" w:rsidRPr="5995223A">
        <w:rPr>
          <w:rFonts w:ascii="Times New Roman" w:eastAsia="Times New Roman" w:hAnsi="Times New Roman" w:cs="Times New Roman"/>
          <w:color w:val="000000" w:themeColor="text1"/>
          <w:sz w:val="24"/>
          <w:szCs w:val="24"/>
        </w:rPr>
        <w:t>were dealing</w:t>
      </w:r>
      <w:r w:rsidR="4FDDE22C" w:rsidRPr="5F097836">
        <w:rPr>
          <w:rFonts w:ascii="Times New Roman" w:eastAsia="Times New Roman" w:hAnsi="Times New Roman" w:cs="Times New Roman"/>
          <w:color w:val="000000" w:themeColor="text1"/>
          <w:sz w:val="24"/>
          <w:szCs w:val="24"/>
        </w:rPr>
        <w:t xml:space="preserve"> with a single device</w:t>
      </w:r>
      <w:r w:rsidR="6F7F7589" w:rsidRPr="5995223A">
        <w:rPr>
          <w:rFonts w:ascii="Times New Roman" w:eastAsia="Times New Roman" w:hAnsi="Times New Roman" w:cs="Times New Roman"/>
          <w:color w:val="000000" w:themeColor="text1"/>
          <w:sz w:val="24"/>
          <w:szCs w:val="24"/>
        </w:rPr>
        <w:t>. This holds true even in scenarios where</w:t>
      </w:r>
      <w:r w:rsidR="4FDDE22C" w:rsidRPr="5F097836">
        <w:rPr>
          <w:rFonts w:ascii="Times New Roman" w:eastAsia="Times New Roman" w:hAnsi="Times New Roman" w:cs="Times New Roman"/>
          <w:color w:val="000000" w:themeColor="text1"/>
          <w:sz w:val="24"/>
          <w:szCs w:val="24"/>
        </w:rPr>
        <w:t xml:space="preserve"> software RAID solutions</w:t>
      </w:r>
      <w:r w:rsidR="6F7F7589" w:rsidRPr="5995223A">
        <w:rPr>
          <w:rFonts w:ascii="Times New Roman" w:eastAsia="Times New Roman" w:hAnsi="Times New Roman" w:cs="Times New Roman"/>
          <w:color w:val="000000" w:themeColor="text1"/>
          <w:sz w:val="24"/>
          <w:szCs w:val="24"/>
        </w:rPr>
        <w:t xml:space="preserve">, such as </w:t>
      </w:r>
      <w:r w:rsidR="4FDDE22C" w:rsidRPr="5F097836">
        <w:rPr>
          <w:rFonts w:ascii="Times New Roman" w:eastAsia="Times New Roman" w:hAnsi="Times New Roman" w:cs="Times New Roman"/>
          <w:color w:val="000000" w:themeColor="text1"/>
          <w:sz w:val="24"/>
          <w:szCs w:val="24"/>
        </w:rPr>
        <w:t xml:space="preserve">those </w:t>
      </w:r>
      <w:r w:rsidR="6F7F7589" w:rsidRPr="5995223A">
        <w:rPr>
          <w:rFonts w:ascii="Times New Roman" w:eastAsia="Times New Roman" w:hAnsi="Times New Roman" w:cs="Times New Roman"/>
          <w:color w:val="000000" w:themeColor="text1"/>
          <w:sz w:val="24"/>
          <w:szCs w:val="24"/>
        </w:rPr>
        <w:t>provided</w:t>
      </w:r>
      <w:r w:rsidR="4FDDE22C" w:rsidRPr="5F097836">
        <w:rPr>
          <w:rFonts w:ascii="Times New Roman" w:eastAsia="Times New Roman" w:hAnsi="Times New Roman" w:cs="Times New Roman"/>
          <w:color w:val="000000" w:themeColor="text1"/>
          <w:sz w:val="24"/>
          <w:szCs w:val="24"/>
        </w:rPr>
        <w:t xml:space="preserve"> by GEOM</w:t>
      </w:r>
      <w:r w:rsidR="6F7F7589" w:rsidRPr="5995223A">
        <w:rPr>
          <w:rFonts w:ascii="Times New Roman" w:eastAsia="Times New Roman" w:hAnsi="Times New Roman" w:cs="Times New Roman"/>
          <w:color w:val="000000" w:themeColor="text1"/>
          <w:sz w:val="24"/>
          <w:szCs w:val="24"/>
        </w:rPr>
        <w:t>, are employed</w:t>
      </w:r>
      <w:r w:rsidR="4FDDE22C" w:rsidRPr="5995223A">
        <w:rPr>
          <w:rFonts w:ascii="Times New Roman" w:eastAsia="Times New Roman" w:hAnsi="Times New Roman" w:cs="Times New Roman"/>
          <w:color w:val="000000" w:themeColor="text1"/>
          <w:sz w:val="24"/>
          <w:szCs w:val="24"/>
        </w:rPr>
        <w:t>.</w:t>
      </w:r>
      <w:r w:rsidR="4FDDE22C" w:rsidRPr="5F097836">
        <w:rPr>
          <w:rFonts w:ascii="Times New Roman" w:eastAsia="Times New Roman" w:hAnsi="Times New Roman" w:cs="Times New Roman"/>
          <w:color w:val="000000" w:themeColor="text1"/>
          <w:sz w:val="24"/>
          <w:szCs w:val="24"/>
        </w:rPr>
        <w:t xml:space="preserve"> The advantage of ZFS files is the awareness of the physical disk layout in that system grow automatically. This will create a new space in the file system. ZFS files also can </w:t>
      </w:r>
      <w:r w:rsidR="67FD2731" w:rsidRPr="5F097836">
        <w:rPr>
          <w:rFonts w:ascii="Times New Roman" w:eastAsia="Times New Roman" w:hAnsi="Times New Roman" w:cs="Times New Roman"/>
          <w:color w:val="000000" w:themeColor="text1"/>
          <w:sz w:val="24"/>
          <w:szCs w:val="24"/>
        </w:rPr>
        <w:t>add</w:t>
      </w:r>
      <w:r w:rsidR="4FDDE22C" w:rsidRPr="5F097836">
        <w:rPr>
          <w:rFonts w:ascii="Times New Roman" w:eastAsia="Times New Roman" w:hAnsi="Times New Roman" w:cs="Times New Roman"/>
          <w:color w:val="000000" w:themeColor="text1"/>
          <w:sz w:val="24"/>
          <w:szCs w:val="24"/>
        </w:rPr>
        <w:t xml:space="preserve"> </w:t>
      </w:r>
      <w:r w:rsidR="4FDDE22C" w:rsidRPr="5F097836">
        <w:rPr>
          <w:rFonts w:ascii="Times New Roman" w:eastAsia="Times New Roman" w:hAnsi="Times New Roman" w:cs="Times New Roman"/>
          <w:color w:val="000000" w:themeColor="text1"/>
          <w:sz w:val="24"/>
          <w:szCs w:val="24"/>
        </w:rPr>
        <w:lastRenderedPageBreak/>
        <w:t>different properties to each of the file system. This will be helpful to produce separate files system and datasets rather than single monolithic file system.</w:t>
      </w:r>
    </w:p>
    <w:p w14:paraId="57F2A6F7" w14:textId="77777777" w:rsidR="001B7DA4" w:rsidRDefault="001B7DA4" w:rsidP="1E46AA6C">
      <w:pPr>
        <w:spacing w:line="360" w:lineRule="auto"/>
        <w:ind w:firstLine="720"/>
        <w:jc w:val="both"/>
        <w:rPr>
          <w:rFonts w:ascii="Times New Roman" w:eastAsia="Times New Roman" w:hAnsi="Times New Roman" w:cs="Times New Roman"/>
          <w:color w:val="000000" w:themeColor="text1"/>
          <w:sz w:val="24"/>
          <w:szCs w:val="24"/>
        </w:rPr>
      </w:pPr>
    </w:p>
    <w:p w14:paraId="7081E1CD" w14:textId="77777777" w:rsidR="001B7DA4" w:rsidRDefault="001B7DA4" w:rsidP="1E46AA6C">
      <w:pPr>
        <w:spacing w:line="360" w:lineRule="auto"/>
        <w:ind w:firstLine="720"/>
        <w:jc w:val="both"/>
        <w:rPr>
          <w:rFonts w:ascii="Times New Roman" w:eastAsia="Times New Roman" w:hAnsi="Times New Roman" w:cs="Times New Roman"/>
          <w:color w:val="000000" w:themeColor="text1"/>
          <w:sz w:val="24"/>
          <w:szCs w:val="24"/>
        </w:rPr>
      </w:pPr>
    </w:p>
    <w:p w14:paraId="0E24AE65" w14:textId="77777777" w:rsidR="001B7DA4" w:rsidRDefault="001B7DA4" w:rsidP="1E46AA6C">
      <w:pPr>
        <w:spacing w:line="360" w:lineRule="auto"/>
        <w:ind w:firstLine="720"/>
        <w:jc w:val="both"/>
        <w:rPr>
          <w:rFonts w:ascii="Times New Roman" w:eastAsia="Times New Roman" w:hAnsi="Times New Roman" w:cs="Times New Roman"/>
          <w:color w:val="000000" w:themeColor="text1"/>
          <w:sz w:val="24"/>
          <w:szCs w:val="24"/>
        </w:rPr>
      </w:pPr>
    </w:p>
    <w:p w14:paraId="11C2A16A" w14:textId="6AC3ED1F" w:rsidR="001B7DA4" w:rsidRDefault="00025301" w:rsidP="001B7DA4">
      <w:pPr>
        <w:pStyle w:val="Heading1"/>
      </w:pPr>
      <w:r>
        <w:t xml:space="preserve">5.4 </w:t>
      </w:r>
      <w:r w:rsidR="001B7DA4">
        <w:t>SECURITY AND PROTECTION SERVICES</w:t>
      </w:r>
    </w:p>
    <w:p w14:paraId="72B7106F" w14:textId="77777777" w:rsidR="001B7DA4" w:rsidRDefault="001B7DA4" w:rsidP="001B7DA4">
      <w:pPr>
        <w:spacing w:line="360" w:lineRule="auto"/>
        <w:rPr>
          <w:rFonts w:ascii="Times New Roman" w:hAnsi="Times New Roman" w:cs="Times New Roman"/>
          <w:sz w:val="24"/>
          <w:szCs w:val="24"/>
        </w:rPr>
      </w:pPr>
    </w:p>
    <w:p w14:paraId="73FE639D" w14:textId="312A1A9B" w:rsidR="001B7DA4" w:rsidRDefault="001B7DA4" w:rsidP="001B7DA4">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is a shared responsibility for each and every individual. A vulnerable entry point within any system could allow unauthorized access to important information which may lead to disruptions on an entire network. In the constantly changing world of gaming, the PlayStation 5 (PS5) gives a huge importance when it comes to security and data protection of its users. Therefore, The PS5 idealizes a gaming environment where the users confidently trust their data to be handled securely while their gaming experiences and connection to the virtual world remains persistent.</w:t>
      </w:r>
      <w:r>
        <w:rPr>
          <w:rFonts w:ascii="Segoe UI" w:hAnsi="Segoe UI" w:cs="Segoe UI"/>
          <w:color w:val="374151"/>
        </w:rPr>
        <w:t xml:space="preserve"> </w:t>
      </w:r>
      <w:r>
        <w:rPr>
          <w:rFonts w:ascii="Times New Roman" w:hAnsi="Times New Roman" w:cs="Times New Roman"/>
          <w:sz w:val="24"/>
          <w:szCs w:val="24"/>
        </w:rPr>
        <w:t>By implementing an in-depth defence strategy guided by primary principles of security which is Confidentiality, Integrity, and Availability, the PS5 goes beyond traditional security measures, acknowledging the complex and diverse nature of potential threats.</w:t>
      </w:r>
      <w:r>
        <w:t xml:space="preserve"> </w:t>
      </w:r>
      <w:r>
        <w:rPr>
          <w:rFonts w:ascii="Times New Roman" w:hAnsi="Times New Roman" w:cs="Times New Roman"/>
          <w:sz w:val="24"/>
          <w:szCs w:val="24"/>
        </w:rPr>
        <w:t>In this exploration of security and protection services for the PS5, we</w:t>
      </w:r>
      <w:r>
        <w:t xml:space="preserve"> </w:t>
      </w:r>
      <w:r>
        <w:rPr>
          <w:rFonts w:ascii="Times New Roman" w:hAnsi="Times New Roman" w:cs="Times New Roman"/>
          <w:sz w:val="24"/>
          <w:szCs w:val="24"/>
        </w:rPr>
        <w:t>unveil how the console ensures a captivating gaming experience while facilitating an environment that builds confidence in the security, accessibility, and confidentiality of users' gaming data.</w:t>
      </w:r>
      <w:sdt>
        <w:sdtPr>
          <w:rPr>
            <w:rFonts w:ascii="Times New Roman" w:hAnsi="Times New Roman" w:cs="Times New Roman"/>
            <w:sz w:val="24"/>
            <w:szCs w:val="24"/>
          </w:rPr>
          <w:id w:val="245157655"/>
          <w:citation/>
        </w:sdtPr>
        <w:sdtContent>
          <w:r w:rsidR="00E96851">
            <w:rPr>
              <w:rFonts w:ascii="Times New Roman" w:hAnsi="Times New Roman" w:cs="Times New Roman"/>
              <w:sz w:val="24"/>
              <w:szCs w:val="24"/>
            </w:rPr>
            <w:fldChar w:fldCharType="begin"/>
          </w:r>
          <w:r w:rsidR="002F3198">
            <w:rPr>
              <w:rFonts w:ascii="Times New Roman" w:hAnsi="Times New Roman" w:cs="Times New Roman"/>
              <w:sz w:val="24"/>
              <w:szCs w:val="24"/>
            </w:rPr>
            <w:instrText xml:space="preserve">CITATION Pie231 \l 1033 </w:instrText>
          </w:r>
          <w:r w:rsidR="00E96851">
            <w:rPr>
              <w:rFonts w:ascii="Times New Roman" w:hAnsi="Times New Roman" w:cs="Times New Roman"/>
              <w:sz w:val="24"/>
              <w:szCs w:val="24"/>
            </w:rPr>
            <w:fldChar w:fldCharType="separate"/>
          </w:r>
          <w:r w:rsidR="002F3198">
            <w:rPr>
              <w:rFonts w:ascii="Times New Roman" w:hAnsi="Times New Roman" w:cs="Times New Roman"/>
              <w:noProof/>
              <w:sz w:val="24"/>
              <w:szCs w:val="24"/>
            </w:rPr>
            <w:t xml:space="preserve"> </w:t>
          </w:r>
          <w:r w:rsidR="002F3198" w:rsidRPr="002F3198">
            <w:rPr>
              <w:rFonts w:ascii="Times New Roman" w:hAnsi="Times New Roman" w:cs="Times New Roman"/>
              <w:noProof/>
              <w:sz w:val="24"/>
              <w:szCs w:val="24"/>
            </w:rPr>
            <w:t>(Pronchery, 2023)</w:t>
          </w:r>
          <w:r w:rsidR="00E96851">
            <w:rPr>
              <w:rFonts w:ascii="Times New Roman" w:hAnsi="Times New Roman" w:cs="Times New Roman"/>
              <w:sz w:val="24"/>
              <w:szCs w:val="24"/>
            </w:rPr>
            <w:fldChar w:fldCharType="end"/>
          </w:r>
        </w:sdtContent>
      </w:sdt>
    </w:p>
    <w:p w14:paraId="01407074" w14:textId="77777777" w:rsidR="001B7DA4" w:rsidRDefault="001B7DA4" w:rsidP="001B7DA4">
      <w:pPr>
        <w:spacing w:line="360" w:lineRule="auto"/>
        <w:jc w:val="both"/>
        <w:rPr>
          <w:rFonts w:ascii="Times New Roman" w:hAnsi="Times New Roman" w:cs="Times New Roman"/>
          <w:sz w:val="24"/>
          <w:szCs w:val="24"/>
        </w:rPr>
      </w:pPr>
    </w:p>
    <w:p w14:paraId="2026D3B5" w14:textId="0757BC7D" w:rsidR="001B7DA4" w:rsidRDefault="001B7DA4" w:rsidP="007F4E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security measure that has been integrated for securing the PlayStation 5 (PS5) is consideration of user authentication and authorization systems which is a critical aspect in safeguarding access to the console's operating system. The authentication process </w:t>
      </w:r>
      <w:r w:rsidR="00FC26A0">
        <w:rPr>
          <w:rFonts w:ascii="Times New Roman" w:hAnsi="Times New Roman" w:cs="Times New Roman"/>
          <w:sz w:val="24"/>
          <w:szCs w:val="24"/>
        </w:rPr>
        <w:t>involves diverse</w:t>
      </w:r>
      <w:r>
        <w:rPr>
          <w:rFonts w:ascii="Times New Roman" w:hAnsi="Times New Roman" w:cs="Times New Roman"/>
          <w:sz w:val="24"/>
          <w:szCs w:val="24"/>
        </w:rPr>
        <w:t xml:space="preserve"> methods which primarily </w:t>
      </w:r>
      <w:r w:rsidR="00D63DE2">
        <w:rPr>
          <w:rFonts w:ascii="Times New Roman" w:hAnsi="Times New Roman" w:cs="Times New Roman"/>
          <w:sz w:val="24"/>
          <w:szCs w:val="24"/>
        </w:rPr>
        <w:t>rely</w:t>
      </w:r>
      <w:r>
        <w:rPr>
          <w:rFonts w:ascii="Times New Roman" w:hAnsi="Times New Roman" w:cs="Times New Roman"/>
          <w:sz w:val="24"/>
          <w:szCs w:val="24"/>
        </w:rPr>
        <w:t xml:space="preserve"> on secure passwords. This password-based identification requires its users to create a unique login username and a strong password for their account.</w:t>
      </w:r>
      <w:sdt>
        <w:sdtPr>
          <w:rPr>
            <w:rFonts w:ascii="Times New Roman" w:hAnsi="Times New Roman" w:cs="Times New Roman"/>
            <w:sz w:val="24"/>
            <w:szCs w:val="24"/>
          </w:rPr>
          <w:id w:val="1273589217"/>
          <w:citation/>
        </w:sdtPr>
        <w:sdtContent>
          <w:r w:rsidR="007010C3">
            <w:rPr>
              <w:rFonts w:ascii="Times New Roman" w:hAnsi="Times New Roman" w:cs="Times New Roman"/>
              <w:sz w:val="24"/>
              <w:szCs w:val="24"/>
            </w:rPr>
            <w:fldChar w:fldCharType="begin"/>
          </w:r>
          <w:r w:rsidR="0060767B">
            <w:rPr>
              <w:rFonts w:ascii="Times New Roman" w:hAnsi="Times New Roman" w:cs="Times New Roman"/>
              <w:sz w:val="24"/>
              <w:szCs w:val="24"/>
            </w:rPr>
            <w:instrText xml:space="preserve">CITATION Sul23 \l 1033 </w:instrText>
          </w:r>
          <w:r w:rsidR="007010C3">
            <w:rPr>
              <w:rFonts w:ascii="Times New Roman" w:hAnsi="Times New Roman" w:cs="Times New Roman"/>
              <w:sz w:val="24"/>
              <w:szCs w:val="24"/>
            </w:rPr>
            <w:fldChar w:fldCharType="separate"/>
          </w:r>
          <w:r w:rsidR="0060767B">
            <w:rPr>
              <w:rFonts w:ascii="Times New Roman" w:hAnsi="Times New Roman" w:cs="Times New Roman"/>
              <w:noProof/>
              <w:sz w:val="24"/>
              <w:szCs w:val="24"/>
            </w:rPr>
            <w:t xml:space="preserve"> </w:t>
          </w:r>
          <w:r w:rsidR="0060767B" w:rsidRPr="0060767B">
            <w:rPr>
              <w:rFonts w:ascii="Times New Roman" w:hAnsi="Times New Roman" w:cs="Times New Roman"/>
              <w:noProof/>
              <w:sz w:val="24"/>
              <w:szCs w:val="24"/>
            </w:rPr>
            <w:t>(Sultan, 2023)</w:t>
          </w:r>
          <w:r w:rsidR="007010C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While this method is effective in enhancing security, it is crucial to recognize potential challenges, including the risk of dictionary attacks or social engineering. To enhance security, encrypted connections are important to prevent the transmission of plain-text passwords over the network. </w:t>
      </w:r>
      <w:r>
        <w:rPr>
          <w:rFonts w:ascii="Times New Roman" w:hAnsi="Times New Roman" w:cs="Times New Roman"/>
          <w:sz w:val="24"/>
          <w:szCs w:val="24"/>
        </w:rPr>
        <w:lastRenderedPageBreak/>
        <w:t>Additionally, established systems like Kerberos, utilizing symmetric encryption and encrypted tickets, further contribute to a comprehensive security strategy. The PS5's security considerations extend beyond the console to services like FTP and distributed file systems, highlighting the importance of authentication protocols and access rights management.</w:t>
      </w:r>
      <w:sdt>
        <w:sdtPr>
          <w:rPr>
            <w:rFonts w:ascii="Times New Roman" w:hAnsi="Times New Roman" w:cs="Times New Roman"/>
            <w:sz w:val="24"/>
            <w:szCs w:val="24"/>
          </w:rPr>
          <w:id w:val="-2101556371"/>
          <w:citation/>
        </w:sdtPr>
        <w:sdtContent>
          <w:r w:rsidR="00D25BE4">
            <w:rPr>
              <w:rFonts w:ascii="Times New Roman" w:hAnsi="Times New Roman" w:cs="Times New Roman"/>
              <w:sz w:val="24"/>
              <w:szCs w:val="24"/>
            </w:rPr>
            <w:fldChar w:fldCharType="begin"/>
          </w:r>
          <w:r w:rsidR="00145F06">
            <w:rPr>
              <w:rFonts w:ascii="Times New Roman" w:hAnsi="Times New Roman" w:cs="Times New Roman"/>
              <w:sz w:val="24"/>
              <w:szCs w:val="24"/>
            </w:rPr>
            <w:instrText xml:space="preserve">CITATION Per1 \l 1033 </w:instrText>
          </w:r>
          <w:r w:rsidR="00D25BE4">
            <w:rPr>
              <w:rFonts w:ascii="Times New Roman" w:hAnsi="Times New Roman" w:cs="Times New Roman"/>
              <w:sz w:val="24"/>
              <w:szCs w:val="24"/>
            </w:rPr>
            <w:fldChar w:fldCharType="separate"/>
          </w:r>
          <w:r w:rsidR="00145F06">
            <w:rPr>
              <w:rFonts w:ascii="Times New Roman" w:hAnsi="Times New Roman" w:cs="Times New Roman"/>
              <w:noProof/>
              <w:sz w:val="24"/>
              <w:szCs w:val="24"/>
            </w:rPr>
            <w:t xml:space="preserve"> </w:t>
          </w:r>
          <w:r w:rsidR="00145F06" w:rsidRPr="00145F06">
            <w:rPr>
              <w:rFonts w:ascii="Times New Roman" w:hAnsi="Times New Roman" w:cs="Times New Roman"/>
              <w:noProof/>
              <w:sz w:val="24"/>
              <w:szCs w:val="24"/>
            </w:rPr>
            <w:t>(Persson, n.d.)</w:t>
          </w:r>
          <w:r w:rsidR="00D25BE4">
            <w:rPr>
              <w:rFonts w:ascii="Times New Roman" w:hAnsi="Times New Roman" w:cs="Times New Roman"/>
              <w:sz w:val="24"/>
              <w:szCs w:val="24"/>
            </w:rPr>
            <w:fldChar w:fldCharType="end"/>
          </w:r>
        </w:sdtContent>
      </w:sdt>
    </w:p>
    <w:p w14:paraId="7E2D20D9" w14:textId="77777777" w:rsidR="00247A78" w:rsidRDefault="00247A78" w:rsidP="007F4E67">
      <w:pPr>
        <w:spacing w:line="360" w:lineRule="auto"/>
        <w:jc w:val="both"/>
        <w:rPr>
          <w:rFonts w:ascii="Times New Roman" w:hAnsi="Times New Roman" w:cs="Times New Roman"/>
          <w:sz w:val="24"/>
          <w:szCs w:val="24"/>
        </w:rPr>
      </w:pPr>
    </w:p>
    <w:p w14:paraId="19BF5246" w14:textId="77777777" w:rsidR="00DF59C6" w:rsidRDefault="00247A78" w:rsidP="00DF59C6">
      <w:pPr>
        <w:keepNext/>
        <w:spacing w:line="360" w:lineRule="auto"/>
        <w:jc w:val="center"/>
      </w:pPr>
      <w:r>
        <w:rPr>
          <w:noProof/>
        </w:rPr>
        <w:drawing>
          <wp:inline distT="0" distB="0" distL="0" distR="0" wp14:anchorId="2CE9C092" wp14:editId="373C5CFD">
            <wp:extent cx="2842260" cy="1587536"/>
            <wp:effectExtent l="0" t="0" r="0" b="0"/>
            <wp:docPr id="938737925" name="Picture 1" descr="Email concept with laptop spam and virus computer monitor internet security concept, woman using laptop electronic send message. Spam, junk and e-marketing on screen, Spam Email Pop-up Warning. Danger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concept with laptop spam and virus computer monitor internet security concept, woman using laptop electronic send message. Spam, junk and e-marketing on screen, Spam Email Pop-up Warning. Danger Stock Pho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1683" cy="1592799"/>
                    </a:xfrm>
                    <a:prstGeom prst="rect">
                      <a:avLst/>
                    </a:prstGeom>
                    <a:noFill/>
                    <a:ln>
                      <a:noFill/>
                    </a:ln>
                  </pic:spPr>
                </pic:pic>
              </a:graphicData>
            </a:graphic>
          </wp:inline>
        </w:drawing>
      </w:r>
    </w:p>
    <w:p w14:paraId="0C9477C3" w14:textId="48E4EBDB" w:rsidR="001B7DA4" w:rsidRPr="00CA6D3B" w:rsidRDefault="00DF59C6" w:rsidP="00CA6D3B">
      <w:pPr>
        <w:pStyle w:val="Caption"/>
        <w:jc w:val="center"/>
        <w:rPr>
          <w:rFonts w:ascii="Times New Roman" w:hAnsi="Times New Roman" w:cs="Times New Roman"/>
          <w:sz w:val="24"/>
          <w:szCs w:val="24"/>
          <w:lang w:val="en-MY"/>
        </w:rPr>
      </w:pPr>
      <w:r>
        <w:t xml:space="preserve">Figure </w:t>
      </w:r>
      <w:fldSimple w:instr=" SEQ Figure \* ARABIC ">
        <w:r w:rsidR="00D83601">
          <w:rPr>
            <w:noProof/>
          </w:rPr>
          <w:t>1</w:t>
        </w:r>
      </w:fldSimple>
      <w:r>
        <w:rPr>
          <w:noProof/>
        </w:rPr>
        <w:t xml:space="preserve"> Alert Mail</w:t>
      </w:r>
      <w:sdt>
        <w:sdtPr>
          <w:rPr>
            <w:noProof/>
          </w:rPr>
          <w:id w:val="1850830515"/>
          <w:citation/>
        </w:sdtPr>
        <w:sdtContent>
          <w:r w:rsidR="00BC7FBE">
            <w:rPr>
              <w:noProof/>
            </w:rPr>
            <w:fldChar w:fldCharType="begin"/>
          </w:r>
          <w:r w:rsidR="00BC7FBE">
            <w:rPr>
              <w:noProof/>
            </w:rPr>
            <w:instrText xml:space="preserve"> CITATION Bus23 \l 1033 </w:instrText>
          </w:r>
          <w:r w:rsidR="00BC7FBE">
            <w:rPr>
              <w:noProof/>
            </w:rPr>
            <w:fldChar w:fldCharType="separate"/>
          </w:r>
          <w:r w:rsidR="00BC7FBE">
            <w:rPr>
              <w:noProof/>
            </w:rPr>
            <w:t xml:space="preserve"> (Rinchumrus, 2023)</w:t>
          </w:r>
          <w:r w:rsidR="00BC7FBE">
            <w:rPr>
              <w:noProof/>
            </w:rPr>
            <w:fldChar w:fldCharType="end"/>
          </w:r>
        </w:sdtContent>
      </w:sdt>
    </w:p>
    <w:p w14:paraId="36C32AE0" w14:textId="0C1D74EF" w:rsidR="001B7DA4" w:rsidRDefault="001B7DA4" w:rsidP="001B7DA4">
      <w:pPr>
        <w:spacing w:line="360" w:lineRule="auto"/>
        <w:jc w:val="both"/>
        <w:rPr>
          <w:rFonts w:ascii="Times New Roman" w:hAnsi="Times New Roman" w:cs="Times New Roman"/>
          <w:sz w:val="24"/>
          <w:szCs w:val="24"/>
        </w:rPr>
      </w:pPr>
      <w:r>
        <w:rPr>
          <w:rFonts w:ascii="Times New Roman" w:hAnsi="Times New Roman" w:cs="Times New Roman"/>
          <w:sz w:val="24"/>
          <w:szCs w:val="24"/>
        </w:rPr>
        <w:t>Besides user authentication and authorization, the FreeBSD operating system also implies Intrusion Detection System (IDS) to enhance its security and protection services. What is Intrusion Detection System? An intrusion detection system (IDS) is a mechanism that monitors network traffic, identifies potential harmful transactions and issues alerts instantly upon detection of any malicious activity.</w:t>
      </w:r>
      <w:sdt>
        <w:sdtPr>
          <w:rPr>
            <w:rFonts w:ascii="Times New Roman" w:hAnsi="Times New Roman" w:cs="Times New Roman"/>
            <w:sz w:val="24"/>
            <w:szCs w:val="24"/>
          </w:rPr>
          <w:id w:val="1596748539"/>
          <w:citation/>
        </w:sdtPr>
        <w:sdtContent>
          <w:r w:rsidR="00A40DF2">
            <w:rPr>
              <w:rFonts w:ascii="Times New Roman" w:hAnsi="Times New Roman" w:cs="Times New Roman"/>
              <w:sz w:val="24"/>
              <w:szCs w:val="24"/>
            </w:rPr>
            <w:fldChar w:fldCharType="begin"/>
          </w:r>
          <w:r w:rsidR="00A341DB">
            <w:rPr>
              <w:rFonts w:ascii="Times New Roman" w:hAnsi="Times New Roman" w:cs="Times New Roman"/>
              <w:sz w:val="24"/>
              <w:szCs w:val="24"/>
            </w:rPr>
            <w:instrText xml:space="preserve">CITATION Int \l 1033 </w:instrText>
          </w:r>
          <w:r w:rsidR="00A40DF2">
            <w:rPr>
              <w:rFonts w:ascii="Times New Roman" w:hAnsi="Times New Roman" w:cs="Times New Roman"/>
              <w:sz w:val="24"/>
              <w:szCs w:val="24"/>
            </w:rPr>
            <w:fldChar w:fldCharType="separate"/>
          </w:r>
          <w:r w:rsidR="00A341DB">
            <w:rPr>
              <w:rFonts w:ascii="Times New Roman" w:hAnsi="Times New Roman" w:cs="Times New Roman"/>
              <w:noProof/>
              <w:sz w:val="24"/>
              <w:szCs w:val="24"/>
            </w:rPr>
            <w:t xml:space="preserve"> </w:t>
          </w:r>
          <w:r w:rsidR="00A341DB" w:rsidRPr="00A341DB">
            <w:rPr>
              <w:rFonts w:ascii="Times New Roman" w:hAnsi="Times New Roman" w:cs="Times New Roman"/>
              <w:noProof/>
              <w:sz w:val="24"/>
              <w:szCs w:val="24"/>
            </w:rPr>
            <w:t>(Intrusion Detection System (IDS), 2023)</w:t>
          </w:r>
          <w:r w:rsidR="00A40DF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software is designed to look over networks or systems for any signs of malicious activities or violations of the established policies. Therefore, the IDS generates alerts and notifications such as warning emails to notify the system administrators if there are any changes detected in the system. This reporting mechanism ensures that administrators are always informed of any suspicious activities and enables them to investigate and rectify any sorts of potential security breaches within a short period of time.</w:t>
      </w:r>
      <w:sdt>
        <w:sdtPr>
          <w:rPr>
            <w:rFonts w:ascii="Times New Roman" w:hAnsi="Times New Roman" w:cs="Times New Roman"/>
            <w:sz w:val="24"/>
            <w:szCs w:val="24"/>
          </w:rPr>
          <w:id w:val="-424886721"/>
          <w:citation/>
        </w:sdtPr>
        <w:sdtContent>
          <w:r w:rsidR="00A222F9">
            <w:rPr>
              <w:rFonts w:ascii="Times New Roman" w:hAnsi="Times New Roman" w:cs="Times New Roman"/>
              <w:sz w:val="24"/>
              <w:szCs w:val="24"/>
            </w:rPr>
            <w:fldChar w:fldCharType="begin"/>
          </w:r>
          <w:r w:rsidR="00A222F9">
            <w:rPr>
              <w:rFonts w:ascii="Times New Roman" w:hAnsi="Times New Roman" w:cs="Times New Roman"/>
              <w:sz w:val="24"/>
              <w:szCs w:val="24"/>
            </w:rPr>
            <w:instrText xml:space="preserve"> CITATION Pie231 \l 1033 </w:instrText>
          </w:r>
          <w:r w:rsidR="00A222F9">
            <w:rPr>
              <w:rFonts w:ascii="Times New Roman" w:hAnsi="Times New Roman" w:cs="Times New Roman"/>
              <w:sz w:val="24"/>
              <w:szCs w:val="24"/>
            </w:rPr>
            <w:fldChar w:fldCharType="separate"/>
          </w:r>
          <w:r w:rsidR="00A222F9">
            <w:rPr>
              <w:rFonts w:ascii="Times New Roman" w:hAnsi="Times New Roman" w:cs="Times New Roman"/>
              <w:noProof/>
              <w:sz w:val="24"/>
              <w:szCs w:val="24"/>
            </w:rPr>
            <w:t xml:space="preserve"> </w:t>
          </w:r>
          <w:r w:rsidR="00A222F9" w:rsidRPr="00A222F9">
            <w:rPr>
              <w:rFonts w:ascii="Times New Roman" w:hAnsi="Times New Roman" w:cs="Times New Roman"/>
              <w:noProof/>
              <w:sz w:val="24"/>
              <w:szCs w:val="24"/>
            </w:rPr>
            <w:t>(Pronchery, 2023)</w:t>
          </w:r>
          <w:r w:rsidR="00A222F9">
            <w:rPr>
              <w:rFonts w:ascii="Times New Roman" w:hAnsi="Times New Roman" w:cs="Times New Roman"/>
              <w:sz w:val="24"/>
              <w:szCs w:val="24"/>
            </w:rPr>
            <w:fldChar w:fldCharType="end"/>
          </w:r>
        </w:sdtContent>
      </w:sdt>
    </w:p>
    <w:p w14:paraId="7850A9F4" w14:textId="77777777" w:rsidR="001B7DA4" w:rsidRDefault="001B7DA4" w:rsidP="001B7DA4">
      <w:pPr>
        <w:spacing w:line="360" w:lineRule="auto"/>
        <w:jc w:val="both"/>
        <w:rPr>
          <w:rFonts w:ascii="Times New Roman" w:hAnsi="Times New Roman" w:cs="Times New Roman"/>
          <w:sz w:val="24"/>
          <w:szCs w:val="24"/>
        </w:rPr>
      </w:pPr>
    </w:p>
    <w:p w14:paraId="4994DE3E" w14:textId="3275FA38" w:rsidR="001B7DA4" w:rsidRDefault="001B7DA4" w:rsidP="001B7D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 but not least, handling system resources efficiently is one of the major aspects taken into consideration when it comes down to the security of the PlayStation 5, thanks to resource limit mechanisms in FreeBSD. The aim of this mechanism is to overlook the distribution of the system’s resources among </w:t>
      </w:r>
      <w:r w:rsidR="007A20A6">
        <w:rPr>
          <w:rFonts w:ascii="Times New Roman" w:hAnsi="Times New Roman" w:cs="Times New Roman"/>
          <w:sz w:val="24"/>
          <w:szCs w:val="24"/>
        </w:rPr>
        <w:t>its</w:t>
      </w:r>
      <w:r>
        <w:rPr>
          <w:rFonts w:ascii="Times New Roman" w:hAnsi="Times New Roman" w:cs="Times New Roman"/>
          <w:sz w:val="24"/>
          <w:szCs w:val="24"/>
        </w:rPr>
        <w:t xml:space="preserve"> processers and users. This ensures that no individual element can dominate the resources excessively to avoid any negative impacts that can affect the system’s performance </w:t>
      </w:r>
      <w:r>
        <w:rPr>
          <w:rFonts w:ascii="Times New Roman" w:hAnsi="Times New Roman" w:cs="Times New Roman"/>
          <w:sz w:val="24"/>
          <w:szCs w:val="24"/>
        </w:rPr>
        <w:lastRenderedPageBreak/>
        <w:t>or stability. Thus, FreeBSD offers various ways for an administrator to control how much system resources an individual can utilize.</w:t>
      </w:r>
      <w:sdt>
        <w:sdtPr>
          <w:rPr>
            <w:rFonts w:ascii="Times New Roman" w:hAnsi="Times New Roman" w:cs="Times New Roman"/>
            <w:sz w:val="24"/>
            <w:szCs w:val="24"/>
          </w:rPr>
          <w:id w:val="-767771566"/>
          <w:citation/>
        </w:sdtPr>
        <w:sdtContent>
          <w:r w:rsidR="0048093D">
            <w:rPr>
              <w:rFonts w:ascii="Times New Roman" w:hAnsi="Times New Roman" w:cs="Times New Roman"/>
              <w:sz w:val="24"/>
              <w:szCs w:val="24"/>
            </w:rPr>
            <w:fldChar w:fldCharType="begin"/>
          </w:r>
          <w:r w:rsidR="0048093D">
            <w:rPr>
              <w:rFonts w:ascii="Times New Roman" w:hAnsi="Times New Roman" w:cs="Times New Roman"/>
              <w:sz w:val="24"/>
              <w:szCs w:val="24"/>
            </w:rPr>
            <w:instrText xml:space="preserve"> CITATION Pie231 \l 1033 </w:instrText>
          </w:r>
          <w:r w:rsidR="0048093D">
            <w:rPr>
              <w:rFonts w:ascii="Times New Roman" w:hAnsi="Times New Roman" w:cs="Times New Roman"/>
              <w:sz w:val="24"/>
              <w:szCs w:val="24"/>
            </w:rPr>
            <w:fldChar w:fldCharType="separate"/>
          </w:r>
          <w:r w:rsidR="0048093D">
            <w:rPr>
              <w:rFonts w:ascii="Times New Roman" w:hAnsi="Times New Roman" w:cs="Times New Roman"/>
              <w:noProof/>
              <w:sz w:val="24"/>
              <w:szCs w:val="24"/>
            </w:rPr>
            <w:t xml:space="preserve"> </w:t>
          </w:r>
          <w:r w:rsidR="0048093D" w:rsidRPr="0048093D">
            <w:rPr>
              <w:rFonts w:ascii="Times New Roman" w:hAnsi="Times New Roman" w:cs="Times New Roman"/>
              <w:noProof/>
              <w:sz w:val="24"/>
              <w:szCs w:val="24"/>
            </w:rPr>
            <w:t>(Pronchery, 2023)</w:t>
          </w:r>
          <w:r w:rsidR="0048093D">
            <w:rPr>
              <w:rFonts w:ascii="Times New Roman" w:hAnsi="Times New Roman" w:cs="Times New Roman"/>
              <w:sz w:val="24"/>
              <w:szCs w:val="24"/>
            </w:rPr>
            <w:fldChar w:fldCharType="end"/>
          </w:r>
        </w:sdtContent>
      </w:sdt>
    </w:p>
    <w:p w14:paraId="19D974AE" w14:textId="77777777" w:rsidR="00A27870" w:rsidRPr="00A27870" w:rsidRDefault="00A27870" w:rsidP="00A27870">
      <w:pPr>
        <w:spacing w:line="360" w:lineRule="auto"/>
        <w:jc w:val="both"/>
        <w:rPr>
          <w:rFonts w:ascii="Times New Roman" w:hAnsi="Times New Roman" w:cs="Times New Roman"/>
          <w:sz w:val="24"/>
          <w:szCs w:val="24"/>
        </w:rPr>
      </w:pPr>
    </w:p>
    <w:p w14:paraId="465DEC09" w14:textId="77777777" w:rsidR="00A27870" w:rsidRPr="00A27870" w:rsidRDefault="00A27870" w:rsidP="00A27870">
      <w:pPr>
        <w:spacing w:line="360" w:lineRule="auto"/>
        <w:jc w:val="both"/>
        <w:rPr>
          <w:rFonts w:ascii="Times New Roman" w:hAnsi="Times New Roman" w:cs="Times New Roman"/>
          <w:sz w:val="24"/>
          <w:szCs w:val="24"/>
        </w:rPr>
      </w:pPr>
    </w:p>
    <w:p w14:paraId="1C34F149" w14:textId="77777777" w:rsidR="00A27870" w:rsidRDefault="00A27870" w:rsidP="00A27870">
      <w:pPr>
        <w:spacing w:line="360" w:lineRule="auto"/>
        <w:jc w:val="both"/>
        <w:rPr>
          <w:rFonts w:ascii="Times New Roman" w:hAnsi="Times New Roman" w:cs="Times New Roman"/>
          <w:sz w:val="24"/>
          <w:szCs w:val="24"/>
        </w:rPr>
      </w:pPr>
    </w:p>
    <w:p w14:paraId="53D73802" w14:textId="77777777" w:rsidR="00CA6D3B" w:rsidRDefault="00CA6D3B" w:rsidP="00A27870">
      <w:pPr>
        <w:spacing w:line="360" w:lineRule="auto"/>
        <w:jc w:val="both"/>
        <w:rPr>
          <w:rFonts w:ascii="Times New Roman" w:hAnsi="Times New Roman" w:cs="Times New Roman"/>
          <w:sz w:val="24"/>
          <w:szCs w:val="24"/>
        </w:rPr>
      </w:pPr>
    </w:p>
    <w:p w14:paraId="66B4863F" w14:textId="77777777" w:rsidR="00CA6D3B" w:rsidRDefault="00CA6D3B" w:rsidP="00A27870">
      <w:pPr>
        <w:spacing w:line="360" w:lineRule="auto"/>
        <w:jc w:val="both"/>
        <w:rPr>
          <w:rFonts w:ascii="Times New Roman" w:hAnsi="Times New Roman" w:cs="Times New Roman"/>
          <w:sz w:val="24"/>
          <w:szCs w:val="24"/>
        </w:rPr>
      </w:pPr>
    </w:p>
    <w:p w14:paraId="27F6E895" w14:textId="77777777" w:rsidR="00CA6D3B" w:rsidRDefault="00CA6D3B" w:rsidP="00A27870">
      <w:pPr>
        <w:spacing w:line="360" w:lineRule="auto"/>
        <w:jc w:val="both"/>
        <w:rPr>
          <w:rFonts w:ascii="Times New Roman" w:hAnsi="Times New Roman" w:cs="Times New Roman"/>
          <w:sz w:val="24"/>
          <w:szCs w:val="24"/>
        </w:rPr>
      </w:pPr>
    </w:p>
    <w:p w14:paraId="6C95B8C5" w14:textId="77777777" w:rsidR="00CA6D3B" w:rsidRDefault="00CA6D3B" w:rsidP="00A27870">
      <w:pPr>
        <w:spacing w:line="360" w:lineRule="auto"/>
        <w:jc w:val="both"/>
        <w:rPr>
          <w:rFonts w:ascii="Times New Roman" w:hAnsi="Times New Roman" w:cs="Times New Roman"/>
          <w:sz w:val="24"/>
          <w:szCs w:val="24"/>
        </w:rPr>
      </w:pPr>
    </w:p>
    <w:p w14:paraId="5AC8EB6F" w14:textId="77777777" w:rsidR="00CA6D3B" w:rsidRDefault="00CA6D3B" w:rsidP="00A27870">
      <w:pPr>
        <w:spacing w:line="360" w:lineRule="auto"/>
        <w:jc w:val="both"/>
        <w:rPr>
          <w:rFonts w:ascii="Times New Roman" w:hAnsi="Times New Roman" w:cs="Times New Roman"/>
          <w:sz w:val="24"/>
          <w:szCs w:val="24"/>
        </w:rPr>
      </w:pPr>
    </w:p>
    <w:p w14:paraId="49C970E6" w14:textId="77777777" w:rsidR="00CA6D3B" w:rsidRDefault="00CA6D3B" w:rsidP="00A27870">
      <w:pPr>
        <w:spacing w:line="360" w:lineRule="auto"/>
        <w:jc w:val="both"/>
        <w:rPr>
          <w:rFonts w:ascii="Times New Roman" w:hAnsi="Times New Roman" w:cs="Times New Roman"/>
          <w:sz w:val="24"/>
          <w:szCs w:val="24"/>
        </w:rPr>
      </w:pPr>
    </w:p>
    <w:p w14:paraId="3B41CDCD" w14:textId="77777777" w:rsidR="00CA6D3B" w:rsidRDefault="00CA6D3B" w:rsidP="00A27870">
      <w:pPr>
        <w:spacing w:line="360" w:lineRule="auto"/>
        <w:jc w:val="both"/>
        <w:rPr>
          <w:rFonts w:ascii="Times New Roman" w:hAnsi="Times New Roman" w:cs="Times New Roman"/>
          <w:sz w:val="24"/>
          <w:szCs w:val="24"/>
        </w:rPr>
      </w:pPr>
    </w:p>
    <w:p w14:paraId="7C6E5255" w14:textId="77777777" w:rsidR="00CA6D3B" w:rsidRDefault="00CA6D3B" w:rsidP="00A27870">
      <w:pPr>
        <w:spacing w:line="360" w:lineRule="auto"/>
        <w:jc w:val="both"/>
        <w:rPr>
          <w:rFonts w:ascii="Times New Roman" w:hAnsi="Times New Roman" w:cs="Times New Roman"/>
          <w:sz w:val="24"/>
          <w:szCs w:val="24"/>
        </w:rPr>
      </w:pPr>
    </w:p>
    <w:p w14:paraId="151C4AEF" w14:textId="77777777" w:rsidR="00CA6D3B" w:rsidRDefault="00CA6D3B" w:rsidP="00A27870">
      <w:pPr>
        <w:spacing w:line="360" w:lineRule="auto"/>
        <w:jc w:val="both"/>
        <w:rPr>
          <w:rFonts w:ascii="Times New Roman" w:hAnsi="Times New Roman" w:cs="Times New Roman"/>
          <w:sz w:val="24"/>
          <w:szCs w:val="24"/>
        </w:rPr>
      </w:pPr>
    </w:p>
    <w:p w14:paraId="5B030B53" w14:textId="77777777" w:rsidR="00CA6D3B" w:rsidRDefault="00CA6D3B" w:rsidP="00A27870">
      <w:pPr>
        <w:spacing w:line="360" w:lineRule="auto"/>
        <w:jc w:val="both"/>
        <w:rPr>
          <w:rFonts w:ascii="Times New Roman" w:hAnsi="Times New Roman" w:cs="Times New Roman"/>
          <w:sz w:val="24"/>
          <w:szCs w:val="24"/>
        </w:rPr>
      </w:pPr>
    </w:p>
    <w:p w14:paraId="1FF43057" w14:textId="77777777" w:rsidR="00CA6D3B" w:rsidRDefault="00CA6D3B" w:rsidP="00A27870">
      <w:pPr>
        <w:spacing w:line="360" w:lineRule="auto"/>
        <w:jc w:val="both"/>
        <w:rPr>
          <w:rFonts w:ascii="Times New Roman" w:hAnsi="Times New Roman" w:cs="Times New Roman"/>
          <w:sz w:val="24"/>
          <w:szCs w:val="24"/>
        </w:rPr>
      </w:pPr>
    </w:p>
    <w:p w14:paraId="77C320B5" w14:textId="77777777" w:rsidR="00CA6D3B" w:rsidRDefault="00CA6D3B" w:rsidP="00A27870">
      <w:pPr>
        <w:spacing w:line="360" w:lineRule="auto"/>
        <w:jc w:val="both"/>
        <w:rPr>
          <w:rFonts w:ascii="Times New Roman" w:hAnsi="Times New Roman" w:cs="Times New Roman"/>
          <w:sz w:val="24"/>
          <w:szCs w:val="24"/>
        </w:rPr>
      </w:pPr>
    </w:p>
    <w:p w14:paraId="61198F71" w14:textId="77777777" w:rsidR="00CA6D3B" w:rsidRDefault="00CA6D3B" w:rsidP="00A27870">
      <w:pPr>
        <w:spacing w:line="360" w:lineRule="auto"/>
        <w:jc w:val="both"/>
        <w:rPr>
          <w:rFonts w:ascii="Times New Roman" w:hAnsi="Times New Roman" w:cs="Times New Roman"/>
          <w:sz w:val="24"/>
          <w:szCs w:val="24"/>
        </w:rPr>
      </w:pPr>
    </w:p>
    <w:p w14:paraId="32095550" w14:textId="77777777" w:rsidR="00CA6D3B" w:rsidRDefault="00CA6D3B" w:rsidP="00A27870">
      <w:pPr>
        <w:spacing w:line="360" w:lineRule="auto"/>
        <w:jc w:val="both"/>
        <w:rPr>
          <w:rFonts w:ascii="Times New Roman" w:hAnsi="Times New Roman" w:cs="Times New Roman"/>
          <w:sz w:val="24"/>
          <w:szCs w:val="24"/>
        </w:rPr>
      </w:pPr>
    </w:p>
    <w:p w14:paraId="3AEE4C03" w14:textId="77777777" w:rsidR="00CA6D3B" w:rsidRDefault="00CA6D3B" w:rsidP="00A27870">
      <w:pPr>
        <w:spacing w:line="360" w:lineRule="auto"/>
        <w:jc w:val="both"/>
        <w:rPr>
          <w:rFonts w:ascii="Times New Roman" w:hAnsi="Times New Roman" w:cs="Times New Roman"/>
          <w:sz w:val="24"/>
          <w:szCs w:val="24"/>
        </w:rPr>
      </w:pPr>
    </w:p>
    <w:p w14:paraId="507CD8E1" w14:textId="77777777" w:rsidR="00CA6D3B" w:rsidRDefault="00CA6D3B" w:rsidP="00A27870">
      <w:pPr>
        <w:spacing w:line="360" w:lineRule="auto"/>
        <w:jc w:val="both"/>
        <w:rPr>
          <w:rFonts w:ascii="Times New Roman" w:hAnsi="Times New Roman" w:cs="Times New Roman"/>
          <w:sz w:val="24"/>
          <w:szCs w:val="24"/>
        </w:rPr>
      </w:pPr>
    </w:p>
    <w:p w14:paraId="6DC2F9E3" w14:textId="77777777" w:rsidR="00CA6D3B" w:rsidRPr="00A27870" w:rsidRDefault="00CA6D3B" w:rsidP="00A27870">
      <w:pPr>
        <w:spacing w:line="360" w:lineRule="auto"/>
        <w:jc w:val="both"/>
        <w:rPr>
          <w:rFonts w:ascii="Times New Roman" w:hAnsi="Times New Roman" w:cs="Times New Roman"/>
          <w:sz w:val="24"/>
          <w:szCs w:val="24"/>
        </w:rPr>
      </w:pPr>
    </w:p>
    <w:p w14:paraId="21CF9FE0" w14:textId="77777777" w:rsidR="00A341DB" w:rsidRDefault="00A341DB" w:rsidP="00DA4556"/>
    <w:p w14:paraId="166F3572" w14:textId="75B6BA40" w:rsidR="006C7276" w:rsidRDefault="3CE6D61D" w:rsidP="1E46AA6C">
      <w:pPr>
        <w:pStyle w:val="Heading1"/>
      </w:pPr>
      <w:bookmarkStart w:id="20" w:name="_Toc153706358"/>
      <w:r>
        <w:lastRenderedPageBreak/>
        <w:t>6.0 Conclusion</w:t>
      </w:r>
    </w:p>
    <w:p w14:paraId="145B6300" w14:textId="77777777" w:rsidR="00A341DB" w:rsidRPr="00A341DB" w:rsidRDefault="00A341DB" w:rsidP="00A341DB"/>
    <w:p w14:paraId="5EC214F5" w14:textId="0EE71001" w:rsidR="637910E9" w:rsidRDefault="1FBAB672" w:rsidP="0EE80B25">
      <w:pPr>
        <w:spacing w:line="360" w:lineRule="auto"/>
        <w:jc w:val="both"/>
        <w:rPr>
          <w:rFonts w:ascii="Times New Roman" w:eastAsia="Times New Roman" w:hAnsi="Times New Roman" w:cs="Times New Roman"/>
          <w:sz w:val="24"/>
          <w:szCs w:val="24"/>
        </w:rPr>
      </w:pPr>
      <w:r w:rsidRPr="0EE80B25">
        <w:rPr>
          <w:rFonts w:ascii="Times New Roman" w:eastAsia="Times New Roman" w:hAnsi="Times New Roman" w:cs="Times New Roman"/>
          <w:sz w:val="24"/>
          <w:szCs w:val="24"/>
        </w:rPr>
        <w:t>Th</w:t>
      </w:r>
      <w:r w:rsidR="44161E7C" w:rsidRPr="0EE80B25">
        <w:rPr>
          <w:rFonts w:ascii="Times New Roman" w:eastAsia="Times New Roman" w:hAnsi="Times New Roman" w:cs="Times New Roman"/>
          <w:sz w:val="24"/>
          <w:szCs w:val="24"/>
        </w:rPr>
        <w:t>e PlayStation 5 is an advance</w:t>
      </w:r>
      <w:r w:rsidR="1CD613CB" w:rsidRPr="0EE80B25">
        <w:rPr>
          <w:rFonts w:ascii="Times New Roman" w:eastAsia="Times New Roman" w:hAnsi="Times New Roman" w:cs="Times New Roman"/>
          <w:sz w:val="24"/>
          <w:szCs w:val="24"/>
        </w:rPr>
        <w:t>d</w:t>
      </w:r>
      <w:r w:rsidR="44161E7C" w:rsidRPr="0EE80B25">
        <w:rPr>
          <w:rFonts w:ascii="Times New Roman" w:eastAsia="Times New Roman" w:hAnsi="Times New Roman" w:cs="Times New Roman"/>
          <w:sz w:val="24"/>
          <w:szCs w:val="24"/>
        </w:rPr>
        <w:t xml:space="preserve"> gaming console with the combination o</w:t>
      </w:r>
      <w:r w:rsidR="793E6F5C" w:rsidRPr="0EE80B25">
        <w:rPr>
          <w:rFonts w:ascii="Times New Roman" w:eastAsia="Times New Roman" w:hAnsi="Times New Roman" w:cs="Times New Roman"/>
          <w:sz w:val="24"/>
          <w:szCs w:val="24"/>
        </w:rPr>
        <w:t xml:space="preserve">f advanced hardware integration and </w:t>
      </w:r>
      <w:r w:rsidR="058A4DB3" w:rsidRPr="0EE80B25">
        <w:rPr>
          <w:rFonts w:ascii="Times New Roman" w:eastAsia="Times New Roman" w:hAnsi="Times New Roman" w:cs="Times New Roman"/>
          <w:sz w:val="24"/>
          <w:szCs w:val="24"/>
        </w:rPr>
        <w:t xml:space="preserve">a complex operating system. However, the developers </w:t>
      </w:r>
      <w:r w:rsidR="45E5A9FA" w:rsidRPr="0EE80B25">
        <w:rPr>
          <w:rFonts w:ascii="Times New Roman" w:eastAsia="Times New Roman" w:hAnsi="Times New Roman" w:cs="Times New Roman"/>
          <w:sz w:val="24"/>
          <w:szCs w:val="24"/>
        </w:rPr>
        <w:t>have</w:t>
      </w:r>
      <w:r w:rsidR="058A4DB3" w:rsidRPr="0EE80B25">
        <w:rPr>
          <w:rFonts w:ascii="Times New Roman" w:eastAsia="Times New Roman" w:hAnsi="Times New Roman" w:cs="Times New Roman"/>
          <w:sz w:val="24"/>
          <w:szCs w:val="24"/>
        </w:rPr>
        <w:t xml:space="preserve"> made it possible for the users to have a really enjoyable experience gaming with the PS5 as it o</w:t>
      </w:r>
      <w:r w:rsidR="3E312F7D" w:rsidRPr="0EE80B25">
        <w:rPr>
          <w:rFonts w:ascii="Times New Roman" w:eastAsia="Times New Roman" w:hAnsi="Times New Roman" w:cs="Times New Roman"/>
          <w:sz w:val="24"/>
          <w:szCs w:val="24"/>
        </w:rPr>
        <w:t>ffers smooth and easy navigation.</w:t>
      </w:r>
    </w:p>
    <w:p w14:paraId="180E79BA" w14:textId="3838831D" w:rsidR="20065E7F" w:rsidRDefault="4904B15A" w:rsidP="0EE80B25">
      <w:pPr>
        <w:spacing w:line="360" w:lineRule="auto"/>
        <w:jc w:val="both"/>
        <w:rPr>
          <w:rFonts w:ascii="Times New Roman" w:eastAsia="Times New Roman" w:hAnsi="Times New Roman" w:cs="Times New Roman"/>
          <w:sz w:val="24"/>
          <w:szCs w:val="24"/>
        </w:rPr>
      </w:pPr>
      <w:r w:rsidRPr="0EE80B25">
        <w:rPr>
          <w:rFonts w:ascii="Times New Roman" w:eastAsia="Times New Roman" w:hAnsi="Times New Roman" w:cs="Times New Roman"/>
          <w:sz w:val="24"/>
          <w:szCs w:val="24"/>
        </w:rPr>
        <w:t xml:space="preserve">The AMD Radeon RDNA 2 GPU is the most significant part in the PS5 hardware, ensuring excellent visuals and seamless gameplay while also enabling advanced </w:t>
      </w:r>
      <w:r w:rsidR="074363C4" w:rsidRPr="0EE80B25">
        <w:rPr>
          <w:rFonts w:ascii="Times New Roman" w:eastAsia="Times New Roman" w:hAnsi="Times New Roman" w:cs="Times New Roman"/>
          <w:sz w:val="24"/>
          <w:szCs w:val="24"/>
        </w:rPr>
        <w:t>capabilities such as ray tracing and 4k gaming. Its functionality is critical in providing an immersive and visually a</w:t>
      </w:r>
      <w:r w:rsidR="39391B87" w:rsidRPr="0EE80B25">
        <w:rPr>
          <w:rFonts w:ascii="Times New Roman" w:eastAsia="Times New Roman" w:hAnsi="Times New Roman" w:cs="Times New Roman"/>
          <w:sz w:val="24"/>
          <w:szCs w:val="24"/>
        </w:rPr>
        <w:t xml:space="preserve">ppealing gaming experience that exceeds player expectation. </w:t>
      </w:r>
      <w:r w:rsidR="074363C4" w:rsidRPr="0EE80B25">
        <w:rPr>
          <w:rFonts w:ascii="Times New Roman" w:eastAsia="Times New Roman" w:hAnsi="Times New Roman" w:cs="Times New Roman"/>
          <w:sz w:val="24"/>
          <w:szCs w:val="24"/>
        </w:rPr>
        <w:t xml:space="preserve"> </w:t>
      </w:r>
    </w:p>
    <w:p w14:paraId="0C146FB2" w14:textId="3F11FD5B" w:rsidR="637910E9" w:rsidRDefault="69EFDA51" w:rsidP="0EE80B25">
      <w:pPr>
        <w:spacing w:line="360" w:lineRule="auto"/>
        <w:jc w:val="both"/>
        <w:rPr>
          <w:rFonts w:ascii="Times New Roman" w:eastAsia="Times New Roman" w:hAnsi="Times New Roman" w:cs="Times New Roman"/>
          <w:sz w:val="24"/>
          <w:szCs w:val="24"/>
        </w:rPr>
      </w:pPr>
      <w:r w:rsidRPr="0EE80B25">
        <w:rPr>
          <w:rFonts w:ascii="Times New Roman" w:eastAsia="Times New Roman" w:hAnsi="Times New Roman" w:cs="Times New Roman"/>
          <w:sz w:val="24"/>
          <w:szCs w:val="24"/>
        </w:rPr>
        <w:t xml:space="preserve">The PS5 has the modern Orbis OS, which is based on FreeBSD and demonstrates </w:t>
      </w:r>
      <w:r w:rsidR="176A218C" w:rsidRPr="0EE80B25">
        <w:rPr>
          <w:rFonts w:ascii="Times New Roman" w:eastAsia="Times New Roman" w:hAnsi="Times New Roman" w:cs="Times New Roman"/>
          <w:sz w:val="24"/>
          <w:szCs w:val="24"/>
        </w:rPr>
        <w:t>Sony's</w:t>
      </w:r>
      <w:r w:rsidRPr="0EE80B25">
        <w:rPr>
          <w:rFonts w:ascii="Times New Roman" w:eastAsia="Times New Roman" w:hAnsi="Times New Roman" w:cs="Times New Roman"/>
          <w:sz w:val="24"/>
          <w:szCs w:val="24"/>
        </w:rPr>
        <w:t xml:space="preserve"> dedication to dependability. With rapid game swit</w:t>
      </w:r>
      <w:r w:rsidR="5904DD6D" w:rsidRPr="0EE80B25">
        <w:rPr>
          <w:rFonts w:ascii="Times New Roman" w:eastAsia="Times New Roman" w:hAnsi="Times New Roman" w:cs="Times New Roman"/>
          <w:sz w:val="24"/>
          <w:szCs w:val="24"/>
        </w:rPr>
        <w:t>ching, Activities and Game Help for an immersive gaming experience, the optimized OS maximized the hardware</w:t>
      </w:r>
      <w:r w:rsidR="3E9C00B1" w:rsidRPr="0EE80B25">
        <w:rPr>
          <w:rFonts w:ascii="Times New Roman" w:eastAsia="Times New Roman" w:hAnsi="Times New Roman" w:cs="Times New Roman"/>
          <w:sz w:val="24"/>
          <w:szCs w:val="24"/>
        </w:rPr>
        <w:t xml:space="preserve">’s potential. The PS5 interface has been deliberately designed to provide a smooth gaming experience. Important attributes such as the Control Centre and customizable </w:t>
      </w:r>
      <w:r w:rsidR="3C591F01" w:rsidRPr="0EE80B25">
        <w:rPr>
          <w:rFonts w:ascii="Times New Roman" w:eastAsia="Times New Roman" w:hAnsi="Times New Roman" w:cs="Times New Roman"/>
          <w:sz w:val="24"/>
          <w:szCs w:val="24"/>
        </w:rPr>
        <w:t xml:space="preserve">Home Screen demonstrate Sony’s attention to user-friendly design, improving social connectivity and accessibility for an enhanced gaming experience. </w:t>
      </w:r>
    </w:p>
    <w:p w14:paraId="4F1CB91B" w14:textId="17312FC5" w:rsidR="2C1888DC" w:rsidRDefault="2C1888DC" w:rsidP="0EE80B25">
      <w:pPr>
        <w:spacing w:line="360" w:lineRule="auto"/>
        <w:jc w:val="both"/>
        <w:rPr>
          <w:rFonts w:ascii="Times New Roman" w:eastAsia="Times New Roman" w:hAnsi="Times New Roman" w:cs="Times New Roman"/>
          <w:sz w:val="24"/>
          <w:szCs w:val="24"/>
        </w:rPr>
      </w:pPr>
      <w:r w:rsidRPr="0EE80B25">
        <w:rPr>
          <w:rFonts w:ascii="Times New Roman" w:eastAsia="Times New Roman" w:hAnsi="Times New Roman" w:cs="Times New Roman"/>
          <w:sz w:val="24"/>
          <w:szCs w:val="24"/>
        </w:rPr>
        <w:t>On the other hand, ZFS is a strong FreeBSD file system with crucial cha</w:t>
      </w:r>
      <w:r w:rsidR="61B82F91" w:rsidRPr="0EE80B25">
        <w:rPr>
          <w:rFonts w:ascii="Times New Roman" w:eastAsia="Times New Roman" w:hAnsi="Times New Roman" w:cs="Times New Roman"/>
          <w:sz w:val="24"/>
          <w:szCs w:val="24"/>
        </w:rPr>
        <w:t>racteristics such as data integrity, shared storage and better speed. Its one-of-a-kind architecture</w:t>
      </w:r>
      <w:r w:rsidR="42E74A5E" w:rsidRPr="0EE80B25">
        <w:rPr>
          <w:rFonts w:ascii="Times New Roman" w:eastAsia="Times New Roman" w:hAnsi="Times New Roman" w:cs="Times New Roman"/>
          <w:sz w:val="24"/>
          <w:szCs w:val="24"/>
        </w:rPr>
        <w:t>,</w:t>
      </w:r>
      <w:r w:rsidR="61B82F91" w:rsidRPr="0EE80B25">
        <w:rPr>
          <w:rFonts w:ascii="Times New Roman" w:eastAsia="Times New Roman" w:hAnsi="Times New Roman" w:cs="Times New Roman"/>
          <w:sz w:val="24"/>
          <w:szCs w:val="24"/>
        </w:rPr>
        <w:t xml:space="preserve"> which combines </w:t>
      </w:r>
      <w:r w:rsidR="5147DDF2" w:rsidRPr="0EE80B25">
        <w:rPr>
          <w:rFonts w:ascii="Times New Roman" w:eastAsia="Times New Roman" w:hAnsi="Times New Roman" w:cs="Times New Roman"/>
          <w:sz w:val="24"/>
          <w:szCs w:val="24"/>
        </w:rPr>
        <w:t>volume</w:t>
      </w:r>
      <w:r w:rsidR="61B82F91" w:rsidRPr="0EE80B25">
        <w:rPr>
          <w:rFonts w:ascii="Times New Roman" w:eastAsia="Times New Roman" w:hAnsi="Times New Roman" w:cs="Times New Roman"/>
          <w:sz w:val="24"/>
          <w:szCs w:val="24"/>
        </w:rPr>
        <w:t xml:space="preserve"> manageme</w:t>
      </w:r>
      <w:r w:rsidR="79B32654" w:rsidRPr="0EE80B25">
        <w:rPr>
          <w:rFonts w:ascii="Times New Roman" w:eastAsia="Times New Roman" w:hAnsi="Times New Roman" w:cs="Times New Roman"/>
          <w:sz w:val="24"/>
          <w:szCs w:val="24"/>
        </w:rPr>
        <w:t xml:space="preserve">nt with the file system functions, allows for dynamic space allocation and the establishment of different file systems. ZFS provides </w:t>
      </w:r>
      <w:r w:rsidR="30D30902" w:rsidRPr="0EE80B25">
        <w:rPr>
          <w:rFonts w:ascii="Times New Roman" w:eastAsia="Times New Roman" w:hAnsi="Times New Roman" w:cs="Times New Roman"/>
          <w:sz w:val="24"/>
          <w:szCs w:val="24"/>
        </w:rPr>
        <w:t xml:space="preserve">a reliable option for large-scale storage infrastructures. </w:t>
      </w:r>
    </w:p>
    <w:p w14:paraId="4758AA59" w14:textId="0624C317" w:rsidR="001C45FC" w:rsidRPr="00A27870" w:rsidRDefault="001C45FC" w:rsidP="001C45FC">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t</w:t>
      </w:r>
      <w:r w:rsidRPr="00543A83">
        <w:rPr>
          <w:rFonts w:ascii="Times New Roman" w:hAnsi="Times New Roman" w:cs="Times New Roman"/>
          <w:sz w:val="24"/>
          <w:szCs w:val="24"/>
        </w:rPr>
        <w:t xml:space="preserve">he PlayStation 5 </w:t>
      </w:r>
      <w:r>
        <w:rPr>
          <w:rFonts w:ascii="Times New Roman" w:hAnsi="Times New Roman" w:cs="Times New Roman"/>
          <w:sz w:val="24"/>
          <w:szCs w:val="24"/>
        </w:rPr>
        <w:t xml:space="preserve">also strongly prioritizes </w:t>
      </w:r>
      <w:r w:rsidRPr="00543A83">
        <w:rPr>
          <w:rFonts w:ascii="Times New Roman" w:hAnsi="Times New Roman" w:cs="Times New Roman"/>
          <w:sz w:val="24"/>
          <w:szCs w:val="24"/>
        </w:rPr>
        <w:t xml:space="preserve">security </w:t>
      </w:r>
      <w:r>
        <w:rPr>
          <w:rFonts w:ascii="Times New Roman" w:hAnsi="Times New Roman" w:cs="Times New Roman"/>
          <w:sz w:val="24"/>
          <w:szCs w:val="24"/>
        </w:rPr>
        <w:t>for its user and the operating system by safeguarding</w:t>
      </w:r>
      <w:r w:rsidRPr="00543A83">
        <w:rPr>
          <w:rFonts w:ascii="Times New Roman" w:hAnsi="Times New Roman" w:cs="Times New Roman"/>
          <w:sz w:val="24"/>
          <w:szCs w:val="24"/>
        </w:rPr>
        <w:t xml:space="preserve"> user data within the </w:t>
      </w:r>
      <w:r>
        <w:rPr>
          <w:rFonts w:ascii="Times New Roman" w:hAnsi="Times New Roman" w:cs="Times New Roman"/>
          <w:sz w:val="24"/>
          <w:szCs w:val="24"/>
        </w:rPr>
        <w:t>evolving</w:t>
      </w:r>
      <w:r w:rsidRPr="00543A83">
        <w:rPr>
          <w:rFonts w:ascii="Times New Roman" w:hAnsi="Times New Roman" w:cs="Times New Roman"/>
          <w:sz w:val="24"/>
          <w:szCs w:val="24"/>
        </w:rPr>
        <w:t xml:space="preserve"> gaming </w:t>
      </w:r>
      <w:r>
        <w:rPr>
          <w:rFonts w:ascii="Times New Roman" w:hAnsi="Times New Roman" w:cs="Times New Roman"/>
          <w:sz w:val="24"/>
          <w:szCs w:val="24"/>
        </w:rPr>
        <w:t>environment.</w:t>
      </w:r>
      <w:r w:rsidRPr="00543A83">
        <w:rPr>
          <w:rFonts w:ascii="Times New Roman" w:hAnsi="Times New Roman" w:cs="Times New Roman"/>
          <w:sz w:val="24"/>
          <w:szCs w:val="24"/>
        </w:rPr>
        <w:t xml:space="preserve"> </w:t>
      </w:r>
      <w:r>
        <w:rPr>
          <w:rFonts w:ascii="Times New Roman" w:hAnsi="Times New Roman" w:cs="Times New Roman"/>
          <w:sz w:val="24"/>
          <w:szCs w:val="24"/>
        </w:rPr>
        <w:t xml:space="preserve">While focusing on </w:t>
      </w:r>
      <w:r w:rsidRPr="00543A83">
        <w:rPr>
          <w:rFonts w:ascii="Times New Roman" w:hAnsi="Times New Roman" w:cs="Times New Roman"/>
          <w:sz w:val="24"/>
          <w:szCs w:val="24"/>
        </w:rPr>
        <w:t>Confidentiality, Integrity, and Availability</w:t>
      </w:r>
      <w:r>
        <w:rPr>
          <w:rFonts w:ascii="Times New Roman" w:hAnsi="Times New Roman" w:cs="Times New Roman"/>
          <w:sz w:val="24"/>
          <w:szCs w:val="24"/>
        </w:rPr>
        <w:t xml:space="preserve"> as their principles</w:t>
      </w:r>
      <w:r>
        <w:t xml:space="preserve">, </w:t>
      </w:r>
      <w:r>
        <w:rPr>
          <w:rFonts w:ascii="Times New Roman" w:hAnsi="Times New Roman" w:cs="Times New Roman"/>
          <w:sz w:val="24"/>
          <w:szCs w:val="24"/>
        </w:rPr>
        <w:t>t</w:t>
      </w:r>
      <w:r w:rsidRPr="004A1F22">
        <w:rPr>
          <w:rFonts w:ascii="Times New Roman" w:hAnsi="Times New Roman" w:cs="Times New Roman"/>
          <w:sz w:val="24"/>
          <w:szCs w:val="24"/>
        </w:rPr>
        <w:t>he PS5 incorporates strong authentication and authorization systems</w:t>
      </w:r>
      <w:r>
        <w:rPr>
          <w:rFonts w:ascii="Times New Roman" w:hAnsi="Times New Roman" w:cs="Times New Roman"/>
          <w:sz w:val="24"/>
          <w:szCs w:val="24"/>
        </w:rPr>
        <w:t xml:space="preserve"> to</w:t>
      </w:r>
      <w:r w:rsidRPr="004A1F22">
        <w:rPr>
          <w:rFonts w:ascii="Times New Roman" w:hAnsi="Times New Roman" w:cs="Times New Roman"/>
          <w:sz w:val="24"/>
          <w:szCs w:val="24"/>
        </w:rPr>
        <w:t xml:space="preserve"> encourage </w:t>
      </w:r>
      <w:r>
        <w:rPr>
          <w:rFonts w:ascii="Times New Roman" w:hAnsi="Times New Roman" w:cs="Times New Roman"/>
          <w:sz w:val="24"/>
          <w:szCs w:val="24"/>
        </w:rPr>
        <w:t xml:space="preserve">its </w:t>
      </w:r>
      <w:r w:rsidRPr="004A1F22">
        <w:rPr>
          <w:rFonts w:ascii="Times New Roman" w:hAnsi="Times New Roman" w:cs="Times New Roman"/>
          <w:sz w:val="24"/>
          <w:szCs w:val="24"/>
        </w:rPr>
        <w:t xml:space="preserve">users to create </w:t>
      </w:r>
      <w:r>
        <w:rPr>
          <w:rFonts w:ascii="Times New Roman" w:hAnsi="Times New Roman" w:cs="Times New Roman"/>
          <w:sz w:val="24"/>
          <w:szCs w:val="24"/>
        </w:rPr>
        <w:t xml:space="preserve">unique and </w:t>
      </w:r>
      <w:r w:rsidRPr="004A1F22">
        <w:rPr>
          <w:rFonts w:ascii="Times New Roman" w:hAnsi="Times New Roman" w:cs="Times New Roman"/>
          <w:sz w:val="24"/>
          <w:szCs w:val="24"/>
        </w:rPr>
        <w:t>distinctive login credentials.</w:t>
      </w:r>
      <w:r w:rsidRPr="00543A83">
        <w:rPr>
          <w:rFonts w:ascii="Times New Roman" w:hAnsi="Times New Roman" w:cs="Times New Roman"/>
          <w:sz w:val="24"/>
          <w:szCs w:val="24"/>
        </w:rPr>
        <w:t xml:space="preserve"> </w:t>
      </w:r>
      <w:r>
        <w:rPr>
          <w:rFonts w:ascii="Times New Roman" w:hAnsi="Times New Roman" w:cs="Times New Roman"/>
          <w:sz w:val="24"/>
          <w:szCs w:val="24"/>
        </w:rPr>
        <w:t>Besides that, t</w:t>
      </w:r>
      <w:r w:rsidRPr="00543A83">
        <w:rPr>
          <w:rFonts w:ascii="Times New Roman" w:hAnsi="Times New Roman" w:cs="Times New Roman"/>
          <w:sz w:val="24"/>
          <w:szCs w:val="24"/>
        </w:rPr>
        <w:t xml:space="preserve">he FreeBSD operating system integrates an Intrusion Detection System (IDS) for real-time monitoring and </w:t>
      </w:r>
      <w:r>
        <w:rPr>
          <w:rFonts w:ascii="Times New Roman" w:hAnsi="Times New Roman" w:cs="Times New Roman"/>
          <w:sz w:val="24"/>
          <w:szCs w:val="24"/>
        </w:rPr>
        <w:t xml:space="preserve">creates </w:t>
      </w:r>
      <w:r w:rsidRPr="00543A83">
        <w:rPr>
          <w:rFonts w:ascii="Times New Roman" w:hAnsi="Times New Roman" w:cs="Times New Roman"/>
          <w:sz w:val="24"/>
          <w:szCs w:val="24"/>
        </w:rPr>
        <w:t>alerts</w:t>
      </w:r>
      <w:r>
        <w:rPr>
          <w:rFonts w:ascii="Times New Roman" w:hAnsi="Times New Roman" w:cs="Times New Roman"/>
          <w:sz w:val="24"/>
          <w:szCs w:val="24"/>
        </w:rPr>
        <w:t xml:space="preserve"> </w:t>
      </w:r>
      <w:r w:rsidRPr="00543A83">
        <w:rPr>
          <w:rFonts w:ascii="Times New Roman" w:hAnsi="Times New Roman" w:cs="Times New Roman"/>
          <w:sz w:val="24"/>
          <w:szCs w:val="24"/>
        </w:rPr>
        <w:t>rapid</w:t>
      </w:r>
      <w:r>
        <w:rPr>
          <w:rFonts w:ascii="Times New Roman" w:hAnsi="Times New Roman" w:cs="Times New Roman"/>
          <w:sz w:val="24"/>
          <w:szCs w:val="24"/>
        </w:rPr>
        <w:t>ly</w:t>
      </w:r>
      <w:r w:rsidRPr="00543A83">
        <w:rPr>
          <w:rFonts w:ascii="Times New Roman" w:hAnsi="Times New Roman" w:cs="Times New Roman"/>
          <w:sz w:val="24"/>
          <w:szCs w:val="24"/>
        </w:rPr>
        <w:t xml:space="preserve"> to</w:t>
      </w:r>
      <w:r>
        <w:rPr>
          <w:rFonts w:ascii="Times New Roman" w:hAnsi="Times New Roman" w:cs="Times New Roman"/>
          <w:sz w:val="24"/>
          <w:szCs w:val="24"/>
        </w:rPr>
        <w:t xml:space="preserve"> any</w:t>
      </w:r>
      <w:r w:rsidRPr="00543A83">
        <w:rPr>
          <w:rFonts w:ascii="Times New Roman" w:hAnsi="Times New Roman" w:cs="Times New Roman"/>
          <w:sz w:val="24"/>
          <w:szCs w:val="24"/>
        </w:rPr>
        <w:t xml:space="preserve"> potential threats. Additionally, the inclusion of resource limit mechanisms prevents any single element from excessively dominating resources</w:t>
      </w:r>
      <w:r>
        <w:rPr>
          <w:rFonts w:ascii="Times New Roman" w:hAnsi="Times New Roman" w:cs="Times New Roman"/>
          <w:sz w:val="24"/>
          <w:szCs w:val="24"/>
        </w:rPr>
        <w:t xml:space="preserve"> to ensure the stability and security of the system.</w:t>
      </w:r>
      <w:r w:rsidRPr="00543A83">
        <w:rPr>
          <w:rFonts w:ascii="Times New Roman" w:hAnsi="Times New Roman" w:cs="Times New Roman"/>
          <w:sz w:val="24"/>
          <w:szCs w:val="24"/>
        </w:rPr>
        <w:t xml:space="preserve"> </w:t>
      </w:r>
      <w:r w:rsidRPr="00A27870">
        <w:rPr>
          <w:rFonts w:ascii="Times New Roman" w:hAnsi="Times New Roman" w:cs="Times New Roman"/>
          <w:sz w:val="24"/>
          <w:szCs w:val="24"/>
        </w:rPr>
        <w:t>Th</w:t>
      </w:r>
      <w:r>
        <w:rPr>
          <w:rFonts w:ascii="Times New Roman" w:hAnsi="Times New Roman" w:cs="Times New Roman"/>
          <w:sz w:val="24"/>
          <w:szCs w:val="24"/>
        </w:rPr>
        <w:t>ese</w:t>
      </w:r>
      <w:r w:rsidRPr="00A27870">
        <w:rPr>
          <w:rFonts w:ascii="Times New Roman" w:hAnsi="Times New Roman" w:cs="Times New Roman"/>
          <w:sz w:val="24"/>
          <w:szCs w:val="24"/>
        </w:rPr>
        <w:t xml:space="preserve"> </w:t>
      </w:r>
      <w:r>
        <w:rPr>
          <w:rFonts w:ascii="Times New Roman" w:hAnsi="Times New Roman" w:cs="Times New Roman"/>
          <w:sz w:val="24"/>
          <w:szCs w:val="24"/>
        </w:rPr>
        <w:t xml:space="preserve">layers </w:t>
      </w:r>
      <w:r>
        <w:rPr>
          <w:rFonts w:ascii="Times New Roman" w:hAnsi="Times New Roman" w:cs="Times New Roman"/>
          <w:sz w:val="24"/>
          <w:szCs w:val="24"/>
        </w:rPr>
        <w:lastRenderedPageBreak/>
        <w:t>of protection and services</w:t>
      </w:r>
      <w:r w:rsidRPr="00A27870">
        <w:rPr>
          <w:rFonts w:ascii="Times New Roman" w:hAnsi="Times New Roman" w:cs="Times New Roman"/>
          <w:sz w:val="24"/>
          <w:szCs w:val="24"/>
        </w:rPr>
        <w:t xml:space="preserve"> </w:t>
      </w:r>
      <w:r>
        <w:rPr>
          <w:rFonts w:ascii="Times New Roman" w:hAnsi="Times New Roman" w:cs="Times New Roman"/>
          <w:sz w:val="24"/>
          <w:szCs w:val="24"/>
        </w:rPr>
        <w:t>show</w:t>
      </w:r>
      <w:r w:rsidRPr="00A27870">
        <w:rPr>
          <w:rFonts w:ascii="Times New Roman" w:hAnsi="Times New Roman" w:cs="Times New Roman"/>
          <w:sz w:val="24"/>
          <w:szCs w:val="24"/>
        </w:rPr>
        <w:t xml:space="preserve"> the PS5's commitment to delivering a secure and </w:t>
      </w:r>
      <w:r>
        <w:rPr>
          <w:rFonts w:ascii="Times New Roman" w:hAnsi="Times New Roman" w:cs="Times New Roman"/>
          <w:sz w:val="24"/>
          <w:szCs w:val="24"/>
        </w:rPr>
        <w:t>fascinating</w:t>
      </w:r>
      <w:r w:rsidRPr="00A27870">
        <w:rPr>
          <w:rFonts w:ascii="Times New Roman" w:hAnsi="Times New Roman" w:cs="Times New Roman"/>
          <w:sz w:val="24"/>
          <w:szCs w:val="24"/>
        </w:rPr>
        <w:t xml:space="preserve"> gaming experience</w:t>
      </w:r>
      <w:r w:rsidR="00426C28">
        <w:rPr>
          <w:rFonts w:ascii="Times New Roman" w:hAnsi="Times New Roman" w:cs="Times New Roman"/>
          <w:sz w:val="24"/>
          <w:szCs w:val="24"/>
        </w:rPr>
        <w:t xml:space="preserve"> to the users.</w:t>
      </w:r>
    </w:p>
    <w:p w14:paraId="0E5E00FD" w14:textId="77777777" w:rsidR="001C45FC" w:rsidRDefault="001C45FC" w:rsidP="0EE80B25">
      <w:pPr>
        <w:spacing w:line="360" w:lineRule="auto"/>
        <w:jc w:val="both"/>
        <w:rPr>
          <w:rFonts w:ascii="Times New Roman" w:eastAsia="Times New Roman" w:hAnsi="Times New Roman" w:cs="Times New Roman"/>
          <w:sz w:val="24"/>
          <w:szCs w:val="24"/>
        </w:rPr>
      </w:pPr>
    </w:p>
    <w:p w14:paraId="4BE9DE6B" w14:textId="0CB6F1C3" w:rsidR="5EB1ED07" w:rsidRDefault="5EB1ED07" w:rsidP="5EB1ED07"/>
    <w:p w14:paraId="012DBB14" w14:textId="5CD6A2AA" w:rsidR="00092DCA" w:rsidRDefault="00092DCA" w:rsidP="1E46AA6C">
      <w:pPr>
        <w:pStyle w:val="Heading1"/>
      </w:pPr>
    </w:p>
    <w:p w14:paraId="560FA004" w14:textId="074E06E7" w:rsidR="00092DCA" w:rsidRDefault="00092DCA" w:rsidP="00092DCA"/>
    <w:p w14:paraId="6A79EA05" w14:textId="1F679105" w:rsidR="00092DCA" w:rsidRDefault="00092DCA" w:rsidP="00092DCA"/>
    <w:p w14:paraId="25E286B9" w14:textId="14D0334D" w:rsidR="00092DCA" w:rsidRDefault="00092DCA" w:rsidP="00092DCA"/>
    <w:p w14:paraId="6FBB70D4" w14:textId="643C5D71" w:rsidR="00092DCA" w:rsidRDefault="00092DCA" w:rsidP="00092DCA"/>
    <w:p w14:paraId="3F6DF7A5" w14:textId="6DF60B48" w:rsidR="00092DCA" w:rsidRDefault="00092DCA" w:rsidP="00092DCA"/>
    <w:p w14:paraId="5143E11A" w14:textId="58594ECA" w:rsidR="00092DCA" w:rsidRDefault="00092DCA" w:rsidP="00092DCA"/>
    <w:p w14:paraId="554DE08E" w14:textId="75BCFD3D" w:rsidR="00FB0612" w:rsidRDefault="69169A96" w:rsidP="1E46AA6C">
      <w:pPr>
        <w:pStyle w:val="Heading1"/>
      </w:pPr>
      <w:r>
        <w:t>7.0 References</w:t>
      </w:r>
      <w:bookmarkEnd w:id="20"/>
    </w:p>
    <w:p w14:paraId="38DF4809" w14:textId="118B1D18" w:rsidR="00FB032C" w:rsidRDefault="00FB032C" w:rsidP="00092DCA">
      <w:pPr>
        <w:pStyle w:val="NormalWeb"/>
        <w:numPr>
          <w:ilvl w:val="0"/>
          <w:numId w:val="27"/>
        </w:numPr>
        <w:spacing w:before="0" w:beforeAutospacing="0" w:after="0" w:afterAutospacing="0" w:line="480" w:lineRule="auto"/>
      </w:pPr>
      <w:r>
        <w:t xml:space="preserve">Staff, G., Wilson, T., &amp; Blumenthal, M. (2020, November 12). Everything you need to know about the PS5. </w:t>
      </w:r>
      <w:r>
        <w:rPr>
          <w:i/>
          <w:iCs/>
        </w:rPr>
        <w:t>GameSpot</w:t>
      </w:r>
      <w:r>
        <w:t xml:space="preserve">. </w:t>
      </w:r>
      <w:hyperlink r:id="rId32">
        <w:r w:rsidR="00D360F2" w:rsidRPr="32E822E7">
          <w:rPr>
            <w:rStyle w:val="Hyperlink"/>
          </w:rPr>
          <w:t>https://www.gamespot.com/articles/everything-you-need-to-know-about-the-ps5/1100-6466357/</w:t>
        </w:r>
      </w:hyperlink>
    </w:p>
    <w:p w14:paraId="7F4ADD9F" w14:textId="4C9779BC" w:rsidR="00D360F2" w:rsidRDefault="00D360F2" w:rsidP="00092DCA">
      <w:pPr>
        <w:pStyle w:val="NormalWeb"/>
        <w:numPr>
          <w:ilvl w:val="0"/>
          <w:numId w:val="27"/>
        </w:numPr>
        <w:spacing w:before="0" w:beforeAutospacing="0" w:after="0" w:afterAutospacing="0" w:line="480" w:lineRule="auto"/>
      </w:pPr>
      <w:r>
        <w:t xml:space="preserve">Karanjkar, K. (2023, May 11). </w:t>
      </w:r>
      <w:r>
        <w:rPr>
          <w:i/>
          <w:iCs/>
        </w:rPr>
        <w:t>Sony | History | Products | Facts</w:t>
      </w:r>
      <w:r>
        <w:t>. https://www.linkedin.com/pulse/sony-history-products-facts-kiran-karanjkar</w:t>
      </w:r>
    </w:p>
    <w:p w14:paraId="602A5D1E" w14:textId="77777777" w:rsidR="00FC5E18" w:rsidRDefault="00FC5E18" w:rsidP="00FC5E18">
      <w:pPr>
        <w:pStyle w:val="NormalWeb"/>
        <w:numPr>
          <w:ilvl w:val="0"/>
          <w:numId w:val="27"/>
        </w:numPr>
        <w:spacing w:before="0" w:beforeAutospacing="0" w:after="0" w:afterAutospacing="0" w:line="480" w:lineRule="auto"/>
      </w:pPr>
      <w:r>
        <w:rPr>
          <w:i/>
          <w:iCs/>
        </w:rPr>
        <w:t>History of Sony Game Consoles Timeline | Preceden</w:t>
      </w:r>
      <w:r>
        <w:t>. (n.d.). https://www.preceden.com/timelines/484018-history-of-sony-game-consoles</w:t>
      </w:r>
    </w:p>
    <w:p w14:paraId="24DC5286" w14:textId="29930EC3" w:rsidR="00AA3109" w:rsidRDefault="00AA3109" w:rsidP="00AA3109">
      <w:pPr>
        <w:pStyle w:val="NormalWeb"/>
        <w:numPr>
          <w:ilvl w:val="0"/>
          <w:numId w:val="27"/>
        </w:numPr>
        <w:spacing w:before="0" w:beforeAutospacing="0" w:after="0" w:afterAutospacing="0" w:line="480" w:lineRule="auto"/>
      </w:pPr>
      <w:r>
        <w:t xml:space="preserve">Anyfantis, A. (2023, December 9). </w:t>
      </w:r>
      <w:r>
        <w:rPr>
          <w:i/>
          <w:iCs/>
        </w:rPr>
        <w:t>A brief history of the PlayStation</w:t>
      </w:r>
      <w:r>
        <w:t>. SUPERJUMP. https://www.superjumpmagazine.com/a-brief-history-of-the-playstation/</w:t>
      </w:r>
    </w:p>
    <w:p w14:paraId="6CACC01C" w14:textId="2510CF84" w:rsidR="00000556" w:rsidRDefault="00000556" w:rsidP="00000556">
      <w:pPr>
        <w:pStyle w:val="NormalWeb"/>
        <w:numPr>
          <w:ilvl w:val="0"/>
          <w:numId w:val="27"/>
        </w:numPr>
        <w:spacing w:before="0" w:beforeAutospacing="0" w:after="0" w:afterAutospacing="0" w:line="480" w:lineRule="auto"/>
      </w:pPr>
      <w:r>
        <w:t xml:space="preserve">Diaz, A. (2021, November 19). PS5 architect Mark Cerny on game developers influencing hardware design. </w:t>
      </w:r>
      <w:r>
        <w:rPr>
          <w:i/>
          <w:iCs/>
        </w:rPr>
        <w:t>Polygon</w:t>
      </w:r>
      <w:r>
        <w:t>. https://www.polygon.com/22792063/ps5-design-sony-mark-cerny-game-developers</w:t>
      </w:r>
    </w:p>
    <w:p w14:paraId="115BEE41" w14:textId="614D6F11" w:rsidR="00000556" w:rsidRDefault="00000556" w:rsidP="00000556">
      <w:pPr>
        <w:pStyle w:val="ListParagraph"/>
        <w:numPr>
          <w:ilvl w:val="0"/>
          <w:numId w:val="27"/>
        </w:numPr>
      </w:pPr>
      <w:r>
        <w:rPr>
          <w:rFonts w:ascii="Arial" w:hAnsi="Arial" w:cs="Arial"/>
          <w:color w:val="0D405F"/>
          <w:sz w:val="21"/>
          <w:szCs w:val="21"/>
          <w:shd w:val="clear" w:color="auto" w:fill="FFFFFF"/>
        </w:rPr>
        <w:t>OpenAI. (2023). </w:t>
      </w:r>
      <w:r>
        <w:rPr>
          <w:rStyle w:val="Emphasis"/>
          <w:rFonts w:ascii="Arial" w:hAnsi="Arial" w:cs="Arial"/>
          <w:color w:val="0D405F"/>
          <w:sz w:val="21"/>
          <w:szCs w:val="21"/>
          <w:shd w:val="clear" w:color="auto" w:fill="FFFFFF"/>
        </w:rPr>
        <w:t>ChatGPT</w:t>
      </w:r>
      <w:r w:rsidRPr="005F086E">
        <w:rPr>
          <w:rStyle w:val="Emphasis"/>
          <w:rFonts w:ascii="Arial" w:hAnsi="Arial" w:cs="Arial"/>
          <w:color w:val="0D405F"/>
          <w:sz w:val="21"/>
          <w:szCs w:val="21"/>
          <w:shd w:val="clear" w:color="auto" w:fill="FFFFFF"/>
        </w:rPr>
        <w:t> </w:t>
      </w:r>
      <w:r w:rsidRPr="005F086E">
        <w:rPr>
          <w:rFonts w:ascii="Arial" w:hAnsi="Arial" w:cs="Arial"/>
          <w:color w:val="0D405F"/>
          <w:sz w:val="21"/>
          <w:szCs w:val="21"/>
          <w:shd w:val="clear" w:color="auto" w:fill="FFFFFF"/>
        </w:rPr>
        <w:t xml:space="preserve">(Feb 13 version) [Large language model]. </w:t>
      </w:r>
    </w:p>
    <w:p w14:paraId="496B4B9E" w14:textId="77777777" w:rsidR="008677FC" w:rsidRDefault="008677FC" w:rsidP="008677FC">
      <w:pPr>
        <w:pStyle w:val="NormalWeb"/>
        <w:numPr>
          <w:ilvl w:val="0"/>
          <w:numId w:val="27"/>
        </w:numPr>
        <w:spacing w:before="0" w:beforeAutospacing="0" w:after="0" w:afterAutospacing="0" w:line="480" w:lineRule="auto"/>
      </w:pPr>
      <w:r>
        <w:rPr>
          <w:i/>
          <w:iCs/>
        </w:rPr>
        <w:lastRenderedPageBreak/>
        <w:t>Sony Reveals PS5 Hardware: RDNA2 Raytracing, 16 GB GDDR6, 6 GB/s SSD, 2304 GPU Cores</w:t>
      </w:r>
      <w:r>
        <w:t>. (n.d.). TechPowerUp. https://www.techpowerup.com/264881/sony-reveals-ps5-hardware-rdna2-raytracing-16-gb-gddr6-6-gb-s-ssd-2304-gpu-cores?cp=2</w:t>
      </w:r>
    </w:p>
    <w:p w14:paraId="45264BD3" w14:textId="77777777" w:rsidR="00C01326" w:rsidRDefault="00C01326" w:rsidP="00C01326">
      <w:pPr>
        <w:pStyle w:val="NormalWeb"/>
        <w:numPr>
          <w:ilvl w:val="0"/>
          <w:numId w:val="27"/>
        </w:numPr>
        <w:spacing w:before="0" w:beforeAutospacing="0" w:after="0" w:afterAutospacing="0" w:line="480" w:lineRule="auto"/>
      </w:pPr>
      <w:r>
        <w:t xml:space="preserve">Orry, T. (2020, November 6). PS5 review: The joy of discovery and a real feel of next-gen. </w:t>
      </w:r>
      <w:r>
        <w:rPr>
          <w:i/>
          <w:iCs/>
        </w:rPr>
        <w:t>VG247</w:t>
      </w:r>
      <w:r>
        <w:t>. https://www.vg247.com/ps5-review-next-gen-playstation</w:t>
      </w:r>
    </w:p>
    <w:p w14:paraId="0FBDCE58" w14:textId="77777777" w:rsidR="00986085" w:rsidRDefault="00986085" w:rsidP="00986085">
      <w:pPr>
        <w:pStyle w:val="NormalWeb"/>
        <w:numPr>
          <w:ilvl w:val="0"/>
          <w:numId w:val="27"/>
        </w:numPr>
        <w:spacing w:before="0" w:beforeAutospacing="0" w:after="0" w:afterAutospacing="0" w:line="480" w:lineRule="auto"/>
      </w:pPr>
      <w:r>
        <w:t xml:space="preserve">Cangemi, D. (2021, December 16). Walking through the PlayStation 5 user interface - SUPERJUMP - Medium. </w:t>
      </w:r>
      <w:r>
        <w:rPr>
          <w:i/>
          <w:iCs/>
        </w:rPr>
        <w:t>Medium</w:t>
      </w:r>
      <w:r>
        <w:t>. https://medium.com/super-jump/sony-unveils-the-playstation-5-user-interface-and-its-awesome-588ff13933c4</w:t>
      </w:r>
    </w:p>
    <w:p w14:paraId="0A420B2B" w14:textId="7261D6DC" w:rsidR="0093237C" w:rsidRDefault="0093237C" w:rsidP="0093237C">
      <w:pPr>
        <w:pStyle w:val="NormalWeb"/>
        <w:numPr>
          <w:ilvl w:val="0"/>
          <w:numId w:val="27"/>
        </w:numPr>
        <w:spacing w:before="0" w:beforeAutospacing="0" w:after="0" w:afterAutospacing="0" w:line="480" w:lineRule="auto"/>
      </w:pPr>
      <w:r>
        <w:t xml:space="preserve">Digital Horizon. (2020, November 19). </w:t>
      </w:r>
      <w:r>
        <w:rPr>
          <w:i/>
          <w:iCs/>
        </w:rPr>
        <w:t>How to customize the PS5 Control Center (Quick menu)</w:t>
      </w:r>
      <w:r>
        <w:t xml:space="preserve"> [Video]. YouTube. </w:t>
      </w:r>
      <w:hyperlink r:id="rId33" w:history="1">
        <w:r w:rsidR="004A405A" w:rsidRPr="00E034BB">
          <w:rPr>
            <w:rStyle w:val="Hyperlink"/>
          </w:rPr>
          <w:t>https://www.youtube.com/watch?v=po8DHwnXLko</w:t>
        </w:r>
      </w:hyperlink>
    </w:p>
    <w:p w14:paraId="36B709CC" w14:textId="77777777" w:rsidR="004A405A" w:rsidRPr="00C02092" w:rsidRDefault="004A405A" w:rsidP="004A405A">
      <w:pPr>
        <w:pStyle w:val="NormalWeb"/>
        <w:numPr>
          <w:ilvl w:val="0"/>
          <w:numId w:val="27"/>
        </w:numPr>
        <w:spacing w:before="0" w:beforeAutospacing="0" w:after="0" w:afterAutospacing="0" w:line="480" w:lineRule="atLeast"/>
        <w:rPr>
          <w:color w:val="000000"/>
        </w:rPr>
      </w:pPr>
      <w:r w:rsidRPr="00C02092">
        <w:rPr>
          <w:i/>
          <w:iCs/>
          <w:color w:val="000000"/>
        </w:rPr>
        <w:t>Chapter 22. The Z File System (ZFS)</w:t>
      </w:r>
      <w:r w:rsidRPr="00C02092">
        <w:rPr>
          <w:color w:val="000000"/>
        </w:rPr>
        <w:t>. (n.d.). FreeBSD Documentation Portal. https://docs.freebsd.org/en/books/handbook/zfs/</w:t>
      </w:r>
    </w:p>
    <w:p w14:paraId="5D15D6DE" w14:textId="21D0CBCA" w:rsidR="004A405A" w:rsidRPr="00C02092" w:rsidRDefault="004A405A" w:rsidP="00C02092">
      <w:pPr>
        <w:pStyle w:val="NormalWeb"/>
        <w:ind w:left="360"/>
        <w:rPr>
          <w:rFonts w:ascii="Calibri" w:hAnsi="Calibri" w:cs="Calibri"/>
          <w:color w:val="000000"/>
          <w:sz w:val="27"/>
          <w:szCs w:val="27"/>
        </w:rPr>
      </w:pPr>
    </w:p>
    <w:p w14:paraId="20854032" w14:textId="77777777" w:rsidR="0093237C" w:rsidRDefault="0093237C" w:rsidP="0093237C">
      <w:pPr>
        <w:pStyle w:val="Heading1"/>
      </w:pPr>
      <w:bookmarkStart w:id="21" w:name="_Toc153706359"/>
      <w:r>
        <w:lastRenderedPageBreak/>
        <w:t>8.0 Appendices</w:t>
      </w:r>
      <w:bookmarkEnd w:id="21"/>
    </w:p>
    <w:p w14:paraId="32FC81AD" w14:textId="77777777" w:rsidR="0093237C" w:rsidRDefault="0093237C" w:rsidP="0093237C">
      <w:pPr>
        <w:pStyle w:val="Heading2"/>
      </w:pPr>
      <w:bookmarkStart w:id="22" w:name="_Toc153706360"/>
      <w:r>
        <w:t>8.1 Work breakdown structure</w:t>
      </w:r>
      <w:bookmarkEnd w:id="22"/>
    </w:p>
    <w:tbl>
      <w:tblPr>
        <w:tblStyle w:val="TableGrid"/>
        <w:tblpPr w:leftFromText="180" w:rightFromText="180" w:vertAnchor="page" w:horzAnchor="margin" w:tblpY="2581"/>
        <w:tblW w:w="9548" w:type="dxa"/>
        <w:tblLayout w:type="fixed"/>
        <w:tblLook w:val="06A0" w:firstRow="1" w:lastRow="0" w:firstColumn="1" w:lastColumn="0" w:noHBand="1" w:noVBand="1"/>
      </w:tblPr>
      <w:tblGrid>
        <w:gridCol w:w="3292"/>
        <w:gridCol w:w="4241"/>
        <w:gridCol w:w="2015"/>
      </w:tblGrid>
      <w:tr w:rsidR="0093237C" w14:paraId="189FCC64" w14:textId="77777777" w:rsidTr="0093237C">
        <w:trPr>
          <w:trHeight w:val="419"/>
        </w:trPr>
        <w:tc>
          <w:tcPr>
            <w:tcW w:w="3292" w:type="dxa"/>
          </w:tcPr>
          <w:p w14:paraId="47C8F1A7" w14:textId="77777777" w:rsidR="0093237C" w:rsidRDefault="0093237C" w:rsidP="0093237C">
            <w:pPr>
              <w:rPr>
                <w:rFonts w:ascii="Times New Roman" w:eastAsia="Times New Roman" w:hAnsi="Times New Roman" w:cs="Times New Roman"/>
                <w:b/>
                <w:bCs/>
                <w:color w:val="212529"/>
                <w:sz w:val="24"/>
                <w:szCs w:val="24"/>
                <w:lang w:val="en-GB"/>
              </w:rPr>
            </w:pPr>
            <w:r>
              <w:rPr>
                <w:rFonts w:ascii="Times New Roman" w:eastAsia="Times New Roman" w:hAnsi="Times New Roman" w:cs="Times New Roman"/>
                <w:b/>
                <w:bCs/>
                <w:color w:val="212529"/>
                <w:sz w:val="24"/>
                <w:szCs w:val="24"/>
                <w:lang w:val="en-GB"/>
              </w:rPr>
              <w:t>Students</w:t>
            </w:r>
          </w:p>
        </w:tc>
        <w:tc>
          <w:tcPr>
            <w:tcW w:w="4241" w:type="dxa"/>
          </w:tcPr>
          <w:p w14:paraId="02EB76CD" w14:textId="77777777" w:rsidR="0093237C" w:rsidRDefault="0093237C" w:rsidP="0093237C">
            <w:pPr>
              <w:rPr>
                <w:rFonts w:ascii="Times New Roman" w:eastAsia="Times New Roman" w:hAnsi="Times New Roman" w:cs="Times New Roman"/>
                <w:b/>
                <w:bCs/>
                <w:color w:val="212529"/>
                <w:sz w:val="24"/>
                <w:szCs w:val="24"/>
                <w:lang w:val="en-GB"/>
              </w:rPr>
            </w:pPr>
            <w:r>
              <w:rPr>
                <w:rFonts w:ascii="Times New Roman" w:eastAsia="Times New Roman" w:hAnsi="Times New Roman" w:cs="Times New Roman"/>
                <w:b/>
                <w:bCs/>
                <w:color w:val="212529"/>
                <w:sz w:val="24"/>
                <w:szCs w:val="24"/>
                <w:lang w:val="en-GB"/>
              </w:rPr>
              <w:t>Allocation of work</w:t>
            </w:r>
          </w:p>
        </w:tc>
        <w:tc>
          <w:tcPr>
            <w:tcW w:w="2015" w:type="dxa"/>
          </w:tcPr>
          <w:p w14:paraId="1E3955DD" w14:textId="77777777" w:rsidR="0093237C" w:rsidRDefault="0093237C" w:rsidP="0093237C">
            <w:pPr>
              <w:rPr>
                <w:rFonts w:ascii="Times New Roman" w:eastAsia="Times New Roman" w:hAnsi="Times New Roman" w:cs="Times New Roman"/>
                <w:b/>
                <w:bCs/>
                <w:color w:val="212529"/>
                <w:sz w:val="24"/>
                <w:szCs w:val="24"/>
                <w:lang w:val="en-GB"/>
              </w:rPr>
            </w:pPr>
            <w:r>
              <w:rPr>
                <w:rFonts w:ascii="Times New Roman" w:eastAsia="Times New Roman" w:hAnsi="Times New Roman" w:cs="Times New Roman"/>
                <w:b/>
                <w:bCs/>
                <w:color w:val="212529"/>
                <w:sz w:val="24"/>
                <w:szCs w:val="24"/>
                <w:lang w:val="en-GB"/>
              </w:rPr>
              <w:t>Signature</w:t>
            </w:r>
          </w:p>
        </w:tc>
      </w:tr>
      <w:tr w:rsidR="0093237C" w14:paraId="50E8246A" w14:textId="77777777" w:rsidTr="0093237C">
        <w:trPr>
          <w:trHeight w:val="419"/>
        </w:trPr>
        <w:tc>
          <w:tcPr>
            <w:tcW w:w="3292" w:type="dxa"/>
          </w:tcPr>
          <w:p w14:paraId="4570DF49" w14:textId="77777777" w:rsidR="0093237C" w:rsidRDefault="0093237C" w:rsidP="0093237C">
            <w:p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Tsang Da Xin</w:t>
            </w:r>
          </w:p>
        </w:tc>
        <w:tc>
          <w:tcPr>
            <w:tcW w:w="4241" w:type="dxa"/>
          </w:tcPr>
          <w:p w14:paraId="1632CDE3" w14:textId="77777777" w:rsidR="0093237C" w:rsidRPr="00131932" w:rsidRDefault="0093237C" w:rsidP="0093237C">
            <w:pPr>
              <w:pStyle w:val="ListParagraph"/>
              <w:numPr>
                <w:ilvl w:val="0"/>
                <w:numId w:val="23"/>
              </w:numPr>
              <w:rPr>
                <w:rFonts w:ascii="Times New Roman" w:eastAsia="Times New Roman" w:hAnsi="Times New Roman" w:cs="Times New Roman"/>
                <w:color w:val="212529"/>
                <w:sz w:val="24"/>
                <w:szCs w:val="24"/>
                <w:lang w:val="en-GB"/>
              </w:rPr>
            </w:pPr>
            <w:r w:rsidRPr="00131932">
              <w:rPr>
                <w:rFonts w:ascii="Times New Roman" w:eastAsia="Times New Roman" w:hAnsi="Times New Roman" w:cs="Times New Roman"/>
                <w:color w:val="212529"/>
                <w:sz w:val="24"/>
                <w:szCs w:val="24"/>
                <w:lang w:val="en-GB"/>
              </w:rPr>
              <w:t>Introduction to operating/system</w:t>
            </w:r>
          </w:p>
          <w:p w14:paraId="36113330" w14:textId="77777777" w:rsidR="0093237C" w:rsidRPr="00131932" w:rsidRDefault="0093237C" w:rsidP="0093237C">
            <w:pPr>
              <w:pStyle w:val="ListParagraph"/>
              <w:numPr>
                <w:ilvl w:val="0"/>
                <w:numId w:val="23"/>
              </w:numPr>
              <w:rPr>
                <w:rFonts w:ascii="Times New Roman" w:eastAsia="Times New Roman" w:hAnsi="Times New Roman" w:cs="Times New Roman"/>
                <w:color w:val="212529"/>
                <w:sz w:val="24"/>
                <w:szCs w:val="24"/>
                <w:lang w:val="en-GB"/>
              </w:rPr>
            </w:pPr>
            <w:r w:rsidRPr="00131932">
              <w:rPr>
                <w:rFonts w:ascii="Times New Roman" w:eastAsia="Times New Roman" w:hAnsi="Times New Roman" w:cs="Times New Roman"/>
                <w:color w:val="212529"/>
                <w:sz w:val="24"/>
                <w:szCs w:val="24"/>
                <w:lang w:val="en-GB"/>
              </w:rPr>
              <w:t>Evolution time diagram</w:t>
            </w:r>
          </w:p>
          <w:p w14:paraId="4CE59B58" w14:textId="77777777" w:rsidR="0093237C" w:rsidRPr="00131932" w:rsidRDefault="0093237C" w:rsidP="0093237C">
            <w:pPr>
              <w:pStyle w:val="ListParagraph"/>
              <w:numPr>
                <w:ilvl w:val="0"/>
                <w:numId w:val="23"/>
              </w:numPr>
              <w:rPr>
                <w:rFonts w:ascii="Times New Roman" w:eastAsia="Times New Roman" w:hAnsi="Times New Roman" w:cs="Times New Roman"/>
                <w:sz w:val="24"/>
                <w:szCs w:val="24"/>
                <w:lang w:val="en-MY" w:eastAsia="zh-CN"/>
              </w:rPr>
            </w:pPr>
            <w:r>
              <w:rPr>
                <w:rFonts w:ascii="Times New Roman" w:eastAsia="Times New Roman" w:hAnsi="Times New Roman" w:cs="Times New Roman"/>
                <w:noProof/>
                <w:color w:val="212529"/>
                <w:sz w:val="24"/>
                <w:szCs w:val="24"/>
                <w:lang w:val="en-GB"/>
              </w:rPr>
              <mc:AlternateContent>
                <mc:Choice Requires="wpi">
                  <w:drawing>
                    <wp:anchor distT="0" distB="0" distL="114300" distR="114300" simplePos="0" relativeHeight="251658252" behindDoc="0" locked="0" layoutInCell="1" allowOverlap="1" wp14:anchorId="470D5F94" wp14:editId="6718995D">
                      <wp:simplePos x="0" y="0"/>
                      <wp:positionH relativeFrom="column">
                        <wp:posOffset>2578100</wp:posOffset>
                      </wp:positionH>
                      <wp:positionV relativeFrom="paragraph">
                        <wp:posOffset>-112395</wp:posOffset>
                      </wp:positionV>
                      <wp:extent cx="1304020" cy="649605"/>
                      <wp:effectExtent l="57150" t="57150" r="48895" b="55245"/>
                      <wp:wrapNone/>
                      <wp:docPr id="1851896261" name="Ink 9"/>
                      <wp:cNvGraphicFramePr/>
                      <a:graphic xmlns:a="http://schemas.openxmlformats.org/drawingml/2006/main">
                        <a:graphicData uri="http://schemas.microsoft.com/office/word/2010/wordprocessingInk">
                          <w14:contentPart bwMode="auto" r:id="rId34">
                            <w14:nvContentPartPr>
                              <w14:cNvContentPartPr/>
                            </w14:nvContentPartPr>
                            <w14:xfrm>
                              <a:off x="0" y="0"/>
                              <a:ext cx="1304020" cy="649605"/>
                            </w14:xfrm>
                          </w14:contentPart>
                        </a:graphicData>
                      </a:graphic>
                    </wp:anchor>
                  </w:drawing>
                </mc:Choice>
                <mc:Fallback>
                  <w:pict>
                    <v:shapetype w14:anchorId="37B983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02.3pt;margin-top:-9.55pt;width:104.1pt;height:52.5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">
                      <v:imagedata r:id="rId35" o:title=""/>
                    </v:shape>
                  </w:pict>
                </mc:Fallback>
              </mc:AlternateContent>
            </w:r>
            <w:r w:rsidRPr="00131932">
              <w:rPr>
                <w:rFonts w:ascii="Times New Roman" w:eastAsia="Times New Roman" w:hAnsi="Times New Roman" w:cs="Times New Roman"/>
                <w:color w:val="212529"/>
                <w:sz w:val="24"/>
                <w:szCs w:val="24"/>
                <w:lang w:val="en-GB"/>
              </w:rPr>
              <w:t xml:space="preserve">CPU - </w:t>
            </w:r>
            <w:r w:rsidRPr="00131932">
              <w:rPr>
                <w:rFonts w:ascii="Times New Roman" w:eastAsia="Times New Roman" w:hAnsi="Times New Roman" w:cs="Times New Roman"/>
                <w:sz w:val="24"/>
                <w:szCs w:val="24"/>
                <w:lang w:val="en-MY" w:eastAsia="zh-CN"/>
              </w:rPr>
              <w:t xml:space="preserve"> Custom AMD Zen 2</w:t>
            </w:r>
          </w:p>
          <w:p w14:paraId="1F854FD2" w14:textId="77777777" w:rsidR="0093237C" w:rsidRPr="00131932" w:rsidRDefault="0093237C" w:rsidP="0093237C">
            <w:pPr>
              <w:pStyle w:val="ListParagraph"/>
              <w:numPr>
                <w:ilvl w:val="0"/>
                <w:numId w:val="23"/>
              </w:numPr>
              <w:rPr>
                <w:rFonts w:ascii="Times New Roman" w:eastAsia="Times New Roman" w:hAnsi="Times New Roman" w:cs="Times New Roman"/>
                <w:sz w:val="24"/>
                <w:szCs w:val="24"/>
                <w:lang w:val="en-MY" w:eastAsia="zh-CN"/>
              </w:rPr>
            </w:pPr>
            <w:r w:rsidRPr="00131932">
              <w:rPr>
                <w:rFonts w:ascii="Times New Roman" w:eastAsia="Times New Roman" w:hAnsi="Times New Roman" w:cs="Times New Roman"/>
                <w:color w:val="212529"/>
                <w:sz w:val="24"/>
                <w:szCs w:val="24"/>
                <w:lang w:val="en-GB"/>
              </w:rPr>
              <w:t xml:space="preserve">System memory - </w:t>
            </w:r>
            <w:r w:rsidRPr="00131932">
              <w:rPr>
                <w:rFonts w:ascii="Times New Roman" w:eastAsia="Times New Roman" w:hAnsi="Times New Roman" w:cs="Times New Roman"/>
                <w:sz w:val="24"/>
                <w:szCs w:val="24"/>
                <w:lang w:val="en-MY" w:eastAsia="zh-CN"/>
              </w:rPr>
              <w:t>16GB of GDDR6</w:t>
            </w:r>
          </w:p>
          <w:p w14:paraId="5853DE64" w14:textId="77777777" w:rsidR="0093237C" w:rsidRDefault="0093237C" w:rsidP="0093237C">
            <w:pPr>
              <w:pStyle w:val="ListParagraph"/>
              <w:numPr>
                <w:ilvl w:val="0"/>
                <w:numId w:val="23"/>
              </w:numPr>
              <w:rPr>
                <w:rFonts w:ascii="Times New Roman" w:eastAsia="Times New Roman" w:hAnsi="Times New Roman" w:cs="Times New Roman"/>
                <w:color w:val="212529"/>
                <w:sz w:val="24"/>
                <w:szCs w:val="24"/>
                <w:lang w:val="en-GB"/>
              </w:rPr>
            </w:pPr>
            <w:r w:rsidRPr="00131932">
              <w:rPr>
                <w:rFonts w:ascii="Times New Roman" w:eastAsia="Times New Roman" w:hAnsi="Times New Roman" w:cs="Times New Roman"/>
                <w:color w:val="212529"/>
                <w:sz w:val="24"/>
                <w:szCs w:val="24"/>
                <w:lang w:val="en-GB"/>
              </w:rPr>
              <w:t>Cooling system</w:t>
            </w:r>
          </w:p>
          <w:p w14:paraId="12A67DCC" w14:textId="1CA5A781" w:rsidR="00B878BD" w:rsidRPr="00B878BD" w:rsidRDefault="00B878BD" w:rsidP="00B878BD">
            <w:pPr>
              <w:pStyle w:val="ListParagraph"/>
              <w:numPr>
                <w:ilvl w:val="0"/>
                <w:numId w:val="23"/>
              </w:numPr>
              <w:spacing w:after="160" w:line="259" w:lineRule="auto"/>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 xml:space="preserve">Conclusion on the most significant hardware components for </w:t>
            </w:r>
            <w:r w:rsidR="0017637B">
              <w:rPr>
                <w:rFonts w:ascii="Times New Roman" w:eastAsia="Times New Roman" w:hAnsi="Times New Roman" w:cs="Times New Roman"/>
                <w:color w:val="212529"/>
                <w:sz w:val="24"/>
                <w:szCs w:val="24"/>
                <w:lang w:val="en-GB"/>
              </w:rPr>
              <w:t xml:space="preserve">the </w:t>
            </w:r>
            <w:r>
              <w:rPr>
                <w:rFonts w:ascii="Times New Roman" w:eastAsia="Times New Roman" w:hAnsi="Times New Roman" w:cs="Times New Roman"/>
                <w:color w:val="212529"/>
                <w:sz w:val="24"/>
                <w:szCs w:val="24"/>
                <w:lang w:val="en-GB"/>
              </w:rPr>
              <w:t>PS5 console</w:t>
            </w:r>
          </w:p>
          <w:p w14:paraId="2CA10FE0" w14:textId="77777777" w:rsidR="0093237C" w:rsidRDefault="0093237C" w:rsidP="0093237C">
            <w:pPr>
              <w:pStyle w:val="ListParagraph"/>
              <w:numPr>
                <w:ilvl w:val="0"/>
                <w:numId w:val="23"/>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Frequently asked questions</w:t>
            </w:r>
          </w:p>
          <w:p w14:paraId="24877786" w14:textId="789C3B8E" w:rsidR="0093237C" w:rsidRPr="00131932" w:rsidRDefault="0017637B" w:rsidP="0093237C">
            <w:pPr>
              <w:pStyle w:val="ListParagraph"/>
              <w:numPr>
                <w:ilvl w:val="0"/>
                <w:numId w:val="23"/>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 xml:space="preserve">Abstract </w:t>
            </w:r>
          </w:p>
        </w:tc>
        <w:tc>
          <w:tcPr>
            <w:tcW w:w="2015" w:type="dxa"/>
          </w:tcPr>
          <w:p w14:paraId="7C01174F" w14:textId="77777777" w:rsidR="0093237C" w:rsidRDefault="0093237C" w:rsidP="0093237C">
            <w:pPr>
              <w:rPr>
                <w:rFonts w:ascii="Times New Roman" w:eastAsia="Times New Roman" w:hAnsi="Times New Roman" w:cs="Times New Roman"/>
                <w:color w:val="212529"/>
                <w:sz w:val="24"/>
                <w:szCs w:val="24"/>
                <w:lang w:val="en-GB"/>
              </w:rPr>
            </w:pPr>
          </w:p>
        </w:tc>
      </w:tr>
      <w:tr w:rsidR="0093237C" w14:paraId="4C939EE3" w14:textId="77777777" w:rsidTr="0093237C">
        <w:trPr>
          <w:trHeight w:val="419"/>
        </w:trPr>
        <w:tc>
          <w:tcPr>
            <w:tcW w:w="3292" w:type="dxa"/>
          </w:tcPr>
          <w:p w14:paraId="74C9D3F1" w14:textId="77777777" w:rsidR="0093237C" w:rsidRDefault="0093237C" w:rsidP="0093237C">
            <w:p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Tan Yen Hau</w:t>
            </w:r>
          </w:p>
        </w:tc>
        <w:tc>
          <w:tcPr>
            <w:tcW w:w="4241" w:type="dxa"/>
          </w:tcPr>
          <w:p w14:paraId="34512190" w14:textId="7FF77256" w:rsidR="0093237C" w:rsidRPr="00B37E33" w:rsidRDefault="0068209D" w:rsidP="00B37E33">
            <w:pPr>
              <w:pStyle w:val="ListParagraph"/>
              <w:numPr>
                <w:ilvl w:val="0"/>
                <w:numId w:val="31"/>
              </w:numPr>
              <w:rPr>
                <w:rFonts w:ascii="Times New Roman" w:eastAsia="Times New Roman" w:hAnsi="Times New Roman" w:cs="Times New Roman"/>
                <w:color w:val="212529"/>
                <w:sz w:val="24"/>
                <w:szCs w:val="24"/>
                <w:lang w:val="en-GB"/>
              </w:rPr>
            </w:pPr>
            <w:r w:rsidRPr="00B37E33">
              <w:rPr>
                <w:rFonts w:ascii="Times New Roman" w:eastAsia="Times New Roman" w:hAnsi="Times New Roman" w:cs="Times New Roman"/>
                <w:color w:val="212529"/>
                <w:sz w:val="24"/>
                <w:szCs w:val="24"/>
                <w:lang w:val="en-GB"/>
              </w:rPr>
              <w:t>Sales and statistics of PS5 (3.0 – 3.2)</w:t>
            </w:r>
          </w:p>
          <w:p w14:paraId="02DA9275" w14:textId="3FC8BE30" w:rsidR="0068209D" w:rsidRPr="00B37E33" w:rsidRDefault="0068209D" w:rsidP="00B37E33">
            <w:pPr>
              <w:pStyle w:val="ListParagraph"/>
              <w:numPr>
                <w:ilvl w:val="0"/>
                <w:numId w:val="31"/>
              </w:numPr>
              <w:rPr>
                <w:rFonts w:ascii="Times New Roman" w:eastAsia="Times New Roman" w:hAnsi="Times New Roman" w:cs="Times New Roman"/>
                <w:color w:val="212529"/>
                <w:sz w:val="24"/>
                <w:szCs w:val="24"/>
                <w:lang w:val="en-GB"/>
              </w:rPr>
            </w:pPr>
            <w:r w:rsidRPr="00B37E33">
              <w:rPr>
                <w:rFonts w:ascii="Times New Roman" w:eastAsia="Times New Roman" w:hAnsi="Times New Roman" w:cs="Times New Roman"/>
                <w:color w:val="212529"/>
                <w:sz w:val="24"/>
                <w:szCs w:val="24"/>
                <w:lang w:val="en-GB"/>
              </w:rPr>
              <w:t>Power Supply – Custom PSU</w:t>
            </w:r>
          </w:p>
          <w:p w14:paraId="6930DD88" w14:textId="1BF94437" w:rsidR="0068209D" w:rsidRPr="00B37E33" w:rsidRDefault="0068209D" w:rsidP="00B37E33">
            <w:pPr>
              <w:pStyle w:val="ListParagraph"/>
              <w:numPr>
                <w:ilvl w:val="0"/>
                <w:numId w:val="31"/>
              </w:numPr>
              <w:rPr>
                <w:rFonts w:ascii="Times New Roman" w:eastAsia="Times New Roman" w:hAnsi="Times New Roman" w:cs="Times New Roman"/>
                <w:sz w:val="24"/>
                <w:szCs w:val="24"/>
                <w:lang w:val="en-MY"/>
              </w:rPr>
            </w:pPr>
            <w:r w:rsidRPr="00B37E33">
              <w:rPr>
                <w:rFonts w:ascii="Times New Roman" w:eastAsia="Times New Roman" w:hAnsi="Times New Roman" w:cs="Times New Roman"/>
                <w:color w:val="212529"/>
                <w:sz w:val="24"/>
                <w:szCs w:val="24"/>
                <w:lang w:val="en-GB"/>
              </w:rPr>
              <w:t xml:space="preserve">Network Card - </w:t>
            </w:r>
            <w:r w:rsidRPr="00B37E33">
              <w:rPr>
                <w:rFonts w:ascii="Times New Roman" w:eastAsia="Times New Roman" w:hAnsi="Times New Roman" w:cs="Times New Roman"/>
                <w:sz w:val="24"/>
                <w:szCs w:val="24"/>
                <w:lang w:val="en-MY"/>
              </w:rPr>
              <w:t xml:space="preserve"> Sony J20H100 Wi-Fi 6</w:t>
            </w:r>
          </w:p>
          <w:p w14:paraId="4CC356C8" w14:textId="32C30E84" w:rsidR="00B878BD" w:rsidRPr="00B878BD" w:rsidRDefault="00B878BD" w:rsidP="00B878BD">
            <w:pPr>
              <w:pStyle w:val="ListParagraph"/>
              <w:numPr>
                <w:ilvl w:val="0"/>
                <w:numId w:val="31"/>
              </w:numPr>
              <w:spacing w:after="160" w:line="259" w:lineRule="auto"/>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Conclusion on the most significant hardware components for PS5 console</w:t>
            </w:r>
          </w:p>
          <w:p w14:paraId="435FC11F" w14:textId="04481CB1" w:rsidR="00E400A2" w:rsidRPr="00B37E33" w:rsidRDefault="00E400A2" w:rsidP="00B37E33">
            <w:pPr>
              <w:pStyle w:val="ListParagraph"/>
              <w:numPr>
                <w:ilvl w:val="0"/>
                <w:numId w:val="31"/>
              </w:numPr>
              <w:rPr>
                <w:rFonts w:ascii="Times New Roman" w:eastAsia="Times New Roman" w:hAnsi="Times New Roman" w:cs="Times New Roman"/>
                <w:color w:val="212529"/>
                <w:sz w:val="24"/>
                <w:szCs w:val="24"/>
                <w:lang w:val="en-GB"/>
              </w:rPr>
            </w:pPr>
            <w:r w:rsidRPr="00B37E33">
              <w:rPr>
                <w:rFonts w:ascii="Times New Roman" w:eastAsia="Times New Roman" w:hAnsi="Times New Roman" w:cs="Times New Roman"/>
                <w:sz w:val="24"/>
                <w:szCs w:val="24"/>
                <w:lang w:val="en-MY"/>
              </w:rPr>
              <w:t>Frequently asked questions</w:t>
            </w:r>
          </w:p>
          <w:p w14:paraId="7DD4B1CB" w14:textId="6DAA6D31" w:rsidR="0093237C" w:rsidRDefault="0093237C" w:rsidP="0093237C">
            <w:pPr>
              <w:rPr>
                <w:rFonts w:ascii="Times New Roman" w:eastAsia="Times New Roman" w:hAnsi="Times New Roman" w:cs="Times New Roman"/>
                <w:color w:val="212529"/>
                <w:sz w:val="24"/>
                <w:szCs w:val="24"/>
                <w:lang w:val="en-GB"/>
              </w:rPr>
            </w:pPr>
          </w:p>
        </w:tc>
        <w:tc>
          <w:tcPr>
            <w:tcW w:w="2015" w:type="dxa"/>
          </w:tcPr>
          <w:p w14:paraId="63B5B2A7" w14:textId="5B659933" w:rsidR="0093237C" w:rsidRDefault="009B1EC4" w:rsidP="0093237C">
            <w:pPr>
              <w:rPr>
                <w:rFonts w:ascii="Bernard MT Condensed" w:eastAsia="Bernard MT Condensed" w:hAnsi="Bernard MT Condensed" w:cs="Bernard MT Condensed"/>
                <w:color w:val="212529"/>
                <w:sz w:val="24"/>
                <w:szCs w:val="24"/>
                <w:lang w:val="en-GB"/>
              </w:rPr>
            </w:pPr>
            <w:r>
              <w:rPr>
                <w:rFonts w:ascii="Bernard MT Condensed" w:eastAsia="Bernard MT Condensed" w:hAnsi="Bernard MT Condensed" w:cs="Bernard MT Condensed"/>
                <w:noProof/>
                <w:color w:val="212529"/>
                <w:sz w:val="24"/>
                <w:szCs w:val="24"/>
                <w:lang w:val="en-GB"/>
              </w:rPr>
              <mc:AlternateContent>
                <mc:Choice Requires="wpi">
                  <w:drawing>
                    <wp:anchor distT="0" distB="0" distL="114300" distR="114300" simplePos="0" relativeHeight="251658254" behindDoc="0" locked="0" layoutInCell="1" allowOverlap="1" wp14:anchorId="63B32D97" wp14:editId="0CFB4376">
                      <wp:simplePos x="0" y="0"/>
                      <wp:positionH relativeFrom="column">
                        <wp:posOffset>4283</wp:posOffset>
                      </wp:positionH>
                      <wp:positionV relativeFrom="paragraph">
                        <wp:posOffset>121333</wp:posOffset>
                      </wp:positionV>
                      <wp:extent cx="864720" cy="852840"/>
                      <wp:effectExtent l="38100" t="38100" r="50165" b="42545"/>
                      <wp:wrapNone/>
                      <wp:docPr id="647215066" name="Ink 2"/>
                      <wp:cNvGraphicFramePr/>
                      <a:graphic xmlns:a="http://schemas.openxmlformats.org/drawingml/2006/main">
                        <a:graphicData uri="http://schemas.microsoft.com/office/word/2010/wordprocessingInk">
                          <w14:contentPart bwMode="auto" r:id="rId36">
                            <w14:nvContentPartPr>
                              <w14:cNvContentPartPr/>
                            </w14:nvContentPartPr>
                            <w14:xfrm>
                              <a:off x="0" y="0"/>
                              <a:ext cx="864720" cy="852840"/>
                            </w14:xfrm>
                          </w14:contentPart>
                        </a:graphicData>
                      </a:graphic>
                    </wp:anchor>
                  </w:drawing>
                </mc:Choice>
                <mc:Fallback>
                  <w:pict>
                    <v:shapetype w14:anchorId="2DE9D3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5pt;margin-top:8.85pt;width:69.55pt;height:68.55pt;z-index:251659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">
                      <v:imagedata r:id="rId37" o:title=""/>
                    </v:shape>
                  </w:pict>
                </mc:Fallback>
              </mc:AlternateContent>
            </w:r>
          </w:p>
        </w:tc>
      </w:tr>
      <w:tr w:rsidR="0093237C" w:rsidRPr="00C51BDC" w14:paraId="4DA78532" w14:textId="77777777" w:rsidTr="0093237C">
        <w:trPr>
          <w:trHeight w:val="419"/>
        </w:trPr>
        <w:tc>
          <w:tcPr>
            <w:tcW w:w="3292" w:type="dxa"/>
          </w:tcPr>
          <w:p w14:paraId="56434BB9" w14:textId="77777777" w:rsidR="0093237C" w:rsidRDefault="0093237C" w:rsidP="0093237C">
            <w:p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Patrick Woo Soon Tat</w:t>
            </w:r>
          </w:p>
        </w:tc>
        <w:tc>
          <w:tcPr>
            <w:tcW w:w="4241" w:type="dxa"/>
          </w:tcPr>
          <w:p w14:paraId="755970FC" w14:textId="77777777" w:rsidR="0093237C" w:rsidRDefault="00B63207" w:rsidP="00B63207">
            <w:pPr>
              <w:pStyle w:val="ListParagraph"/>
              <w:numPr>
                <w:ilvl w:val="0"/>
                <w:numId w:val="32"/>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People who involved in the creation of PS5 console</w:t>
            </w:r>
          </w:p>
          <w:p w14:paraId="5BA8F110" w14:textId="003908D1" w:rsidR="00517C1E" w:rsidRDefault="00517C1E" w:rsidP="00B63207">
            <w:pPr>
              <w:pStyle w:val="ListParagraph"/>
              <w:numPr>
                <w:ilvl w:val="0"/>
                <w:numId w:val="32"/>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Storage – 852GB Solid State Drive (SSD)</w:t>
            </w:r>
          </w:p>
          <w:p w14:paraId="6B9748DC" w14:textId="77777777" w:rsidR="00B63207" w:rsidRDefault="00B63207" w:rsidP="00B63207">
            <w:pPr>
              <w:pStyle w:val="ListParagraph"/>
              <w:numPr>
                <w:ilvl w:val="0"/>
                <w:numId w:val="32"/>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GPU – AMD Radeon RDNA 2</w:t>
            </w:r>
          </w:p>
          <w:p w14:paraId="479B6164" w14:textId="144BB66A" w:rsidR="00517C1E" w:rsidRDefault="00517C1E" w:rsidP="00B63207">
            <w:pPr>
              <w:pStyle w:val="ListParagraph"/>
              <w:numPr>
                <w:ilvl w:val="0"/>
                <w:numId w:val="32"/>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 xml:space="preserve">Conclusion </w:t>
            </w:r>
            <w:r w:rsidR="00366DF5">
              <w:rPr>
                <w:rFonts w:ascii="Times New Roman" w:eastAsia="Times New Roman" w:hAnsi="Times New Roman" w:cs="Times New Roman"/>
                <w:color w:val="212529"/>
                <w:sz w:val="24"/>
                <w:szCs w:val="24"/>
                <w:lang w:val="en-GB"/>
              </w:rPr>
              <w:t>on</w:t>
            </w:r>
            <w:r w:rsidR="00B878BD">
              <w:rPr>
                <w:rFonts w:ascii="Times New Roman" w:eastAsia="Times New Roman" w:hAnsi="Times New Roman" w:cs="Times New Roman"/>
                <w:color w:val="212529"/>
                <w:sz w:val="24"/>
                <w:szCs w:val="24"/>
                <w:lang w:val="en-GB"/>
              </w:rPr>
              <w:t xml:space="preserve"> the most significant hardware components for PS5 console</w:t>
            </w:r>
          </w:p>
          <w:p w14:paraId="6EBCC934" w14:textId="0F760B2B" w:rsidR="0093237C" w:rsidRDefault="00517C1E" w:rsidP="00B63207">
            <w:pPr>
              <w:pStyle w:val="ListParagraph"/>
              <w:numPr>
                <w:ilvl w:val="0"/>
                <w:numId w:val="32"/>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Frequently asked questions</w:t>
            </w:r>
          </w:p>
        </w:tc>
        <w:tc>
          <w:tcPr>
            <w:tcW w:w="2015" w:type="dxa"/>
          </w:tcPr>
          <w:p w14:paraId="5B7FB74A" w14:textId="185FC6D9" w:rsidR="0093237C" w:rsidRPr="00C51BDC" w:rsidRDefault="00B878BD" w:rsidP="0093237C">
            <w:pPr>
              <w:rPr>
                <w:rFonts w:ascii="Bernard MT Condensed" w:eastAsia="Times New Roman" w:hAnsi="Bernard MT Condensed" w:cs="Times New Roman"/>
                <w:color w:val="212529"/>
                <w:sz w:val="24"/>
                <w:szCs w:val="24"/>
                <w:lang w:val="en-GB"/>
              </w:rPr>
            </w:pPr>
            <w:r>
              <w:rPr>
                <w:rFonts w:ascii="Bernard MT Condensed" w:eastAsia="Times New Roman" w:hAnsi="Bernard MT Condensed" w:cs="Times New Roman"/>
                <w:noProof/>
                <w:color w:val="212529"/>
                <w:sz w:val="24"/>
                <w:szCs w:val="24"/>
                <w:lang w:val="en-GB"/>
              </w:rPr>
              <mc:AlternateContent>
                <mc:Choice Requires="wpi">
                  <w:drawing>
                    <wp:anchor distT="0" distB="0" distL="114300" distR="114300" simplePos="0" relativeHeight="251658255" behindDoc="0" locked="0" layoutInCell="1" allowOverlap="1" wp14:anchorId="2D5C3B84" wp14:editId="46A9F21A">
                      <wp:simplePos x="0" y="0"/>
                      <wp:positionH relativeFrom="column">
                        <wp:posOffset>-2020</wp:posOffset>
                      </wp:positionH>
                      <wp:positionV relativeFrom="paragraph">
                        <wp:posOffset>314065</wp:posOffset>
                      </wp:positionV>
                      <wp:extent cx="866520" cy="829440"/>
                      <wp:effectExtent l="38100" t="38100" r="48260" b="46990"/>
                      <wp:wrapNone/>
                      <wp:docPr id="1679028042" name="Ink 1"/>
                      <wp:cNvGraphicFramePr/>
                      <a:graphic xmlns:a="http://schemas.openxmlformats.org/drawingml/2006/main">
                        <a:graphicData uri="http://schemas.microsoft.com/office/word/2010/wordprocessingInk">
                          <w14:contentPart bwMode="auto" r:id="rId38">
                            <w14:nvContentPartPr>
                              <w14:cNvContentPartPr/>
                            </w14:nvContentPartPr>
                            <w14:xfrm>
                              <a:off x="0" y="0"/>
                              <a:ext cx="866520" cy="829440"/>
                            </w14:xfrm>
                          </w14:contentPart>
                        </a:graphicData>
                      </a:graphic>
                    </wp:anchor>
                  </w:drawing>
                </mc:Choice>
                <mc:Fallback>
                  <w:pict>
                    <v:shape w14:anchorId="5E04156E" id="Ink 1" o:spid="_x0000_s1026" type="#_x0000_t75" style="position:absolute;margin-left:-.85pt;margin-top:24.05pt;width:69.65pt;height:66.7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">
                      <v:imagedata r:id="rId39" o:title=""/>
                    </v:shape>
                  </w:pict>
                </mc:Fallback>
              </mc:AlternateContent>
            </w:r>
          </w:p>
        </w:tc>
      </w:tr>
      <w:tr w:rsidR="0093237C" w14:paraId="44132F04" w14:textId="77777777" w:rsidTr="0093237C">
        <w:trPr>
          <w:trHeight w:val="419"/>
        </w:trPr>
        <w:tc>
          <w:tcPr>
            <w:tcW w:w="3292" w:type="dxa"/>
          </w:tcPr>
          <w:p w14:paraId="2EADBDE9" w14:textId="77777777" w:rsidR="0093237C" w:rsidRDefault="0093237C" w:rsidP="0093237C">
            <w:pPr>
              <w:rPr>
                <w:rFonts w:ascii="Times New Roman" w:eastAsia="Times New Roman" w:hAnsi="Times New Roman" w:cs="Times New Roman"/>
                <w:color w:val="212529"/>
                <w:sz w:val="24"/>
                <w:szCs w:val="24"/>
                <w:lang w:val="en-GB"/>
              </w:rPr>
            </w:pPr>
            <w:r w:rsidRPr="1E46AA6C">
              <w:rPr>
                <w:rFonts w:ascii="Times New Roman" w:eastAsia="Times New Roman" w:hAnsi="Times New Roman" w:cs="Times New Roman"/>
                <w:color w:val="212529"/>
                <w:sz w:val="24"/>
                <w:szCs w:val="24"/>
                <w:lang w:val="en-GB"/>
              </w:rPr>
              <w:t>Vasshan Raj A/L Ganesan</w:t>
            </w:r>
          </w:p>
        </w:tc>
        <w:tc>
          <w:tcPr>
            <w:tcW w:w="4241" w:type="dxa"/>
          </w:tcPr>
          <w:p w14:paraId="5A5B58F4" w14:textId="77777777" w:rsidR="0093237C" w:rsidRDefault="0093237C" w:rsidP="0093237C">
            <w:pPr>
              <w:pStyle w:val="ListParagraph"/>
              <w:numPr>
                <w:ilvl w:val="0"/>
                <w:numId w:val="24"/>
              </w:numPr>
              <w:rPr>
                <w:rFonts w:ascii="Times New Roman" w:eastAsia="Times New Roman" w:hAnsi="Times New Roman" w:cs="Times New Roman"/>
                <w:color w:val="212529"/>
                <w:sz w:val="24"/>
                <w:szCs w:val="24"/>
                <w:lang w:val="en-GB"/>
              </w:rPr>
            </w:pPr>
            <w:r w:rsidRPr="1E46AA6C">
              <w:rPr>
                <w:rFonts w:ascii="Times New Roman" w:eastAsia="Times New Roman" w:hAnsi="Times New Roman" w:cs="Times New Roman"/>
                <w:color w:val="212529"/>
                <w:sz w:val="24"/>
                <w:szCs w:val="24"/>
                <w:lang w:val="en-GB"/>
              </w:rPr>
              <w:t>Introduction to the Operating System of the PS5</w:t>
            </w:r>
          </w:p>
          <w:p w14:paraId="7D706327" w14:textId="77777777" w:rsidR="0093237C" w:rsidRDefault="0093237C" w:rsidP="0093237C">
            <w:pPr>
              <w:pStyle w:val="ListParagraph"/>
              <w:numPr>
                <w:ilvl w:val="0"/>
                <w:numId w:val="24"/>
              </w:numPr>
              <w:rPr>
                <w:rFonts w:ascii="Times New Roman" w:eastAsia="Times New Roman" w:hAnsi="Times New Roman" w:cs="Times New Roman"/>
                <w:color w:val="212529"/>
                <w:sz w:val="24"/>
                <w:szCs w:val="24"/>
                <w:lang w:val="en-GB"/>
              </w:rPr>
            </w:pPr>
            <w:r w:rsidRPr="1E46AA6C">
              <w:rPr>
                <w:rFonts w:ascii="Times New Roman" w:eastAsia="Times New Roman" w:hAnsi="Times New Roman" w:cs="Times New Roman"/>
                <w:color w:val="212529"/>
                <w:sz w:val="24"/>
                <w:szCs w:val="24"/>
                <w:lang w:val="en-GB"/>
              </w:rPr>
              <w:t>User Interface of PS5</w:t>
            </w:r>
          </w:p>
          <w:p w14:paraId="5B98B931" w14:textId="77777777" w:rsidR="0093237C" w:rsidRDefault="0093237C" w:rsidP="0093237C">
            <w:pPr>
              <w:pStyle w:val="ListParagraph"/>
              <w:numPr>
                <w:ilvl w:val="0"/>
                <w:numId w:val="24"/>
              </w:numPr>
              <w:rPr>
                <w:rFonts w:ascii="Times New Roman" w:eastAsia="Times New Roman" w:hAnsi="Times New Roman" w:cs="Times New Roman"/>
                <w:color w:val="212529"/>
                <w:sz w:val="24"/>
                <w:szCs w:val="24"/>
                <w:lang w:val="en-GB"/>
              </w:rPr>
            </w:pPr>
            <w:r w:rsidRPr="1E46AA6C">
              <w:rPr>
                <w:rFonts w:ascii="Times New Roman" w:eastAsia="Times New Roman" w:hAnsi="Times New Roman" w:cs="Times New Roman"/>
                <w:color w:val="212529"/>
                <w:sz w:val="24"/>
                <w:szCs w:val="24"/>
                <w:lang w:val="en-GB"/>
              </w:rPr>
              <w:t>Secretary</w:t>
            </w:r>
          </w:p>
          <w:p w14:paraId="0D05678B" w14:textId="77777777" w:rsidR="0093237C" w:rsidRDefault="0093237C" w:rsidP="0093237C">
            <w:pPr>
              <w:pStyle w:val="ListParagraph"/>
              <w:numPr>
                <w:ilvl w:val="0"/>
                <w:numId w:val="24"/>
              </w:numPr>
              <w:rPr>
                <w:rFonts w:ascii="Times New Roman" w:eastAsia="Times New Roman" w:hAnsi="Times New Roman" w:cs="Times New Roman"/>
                <w:color w:val="212529"/>
                <w:sz w:val="24"/>
                <w:szCs w:val="24"/>
                <w:lang w:val="en-GB"/>
              </w:rPr>
            </w:pPr>
            <w:r w:rsidRPr="1E46AA6C">
              <w:rPr>
                <w:rFonts w:ascii="Times New Roman" w:eastAsia="Times New Roman" w:hAnsi="Times New Roman" w:cs="Times New Roman"/>
                <w:color w:val="212529"/>
                <w:sz w:val="24"/>
                <w:szCs w:val="24"/>
                <w:lang w:val="en-GB"/>
              </w:rPr>
              <w:t>Preparing Minutes of Meeting</w:t>
            </w:r>
          </w:p>
          <w:p w14:paraId="2361F1B3" w14:textId="77777777" w:rsidR="0093237C" w:rsidRDefault="0093237C" w:rsidP="0093237C">
            <w:pPr>
              <w:pStyle w:val="ListParagraph"/>
              <w:numPr>
                <w:ilvl w:val="0"/>
                <w:numId w:val="24"/>
              </w:numPr>
              <w:rPr>
                <w:rFonts w:ascii="Times New Roman" w:eastAsia="Times New Roman" w:hAnsi="Times New Roman" w:cs="Times New Roman"/>
                <w:color w:val="212529"/>
                <w:sz w:val="24"/>
                <w:szCs w:val="24"/>
                <w:lang w:val="en-GB"/>
              </w:rPr>
            </w:pPr>
            <w:r w:rsidRPr="1E46AA6C">
              <w:rPr>
                <w:rFonts w:ascii="Times New Roman" w:eastAsia="Times New Roman" w:hAnsi="Times New Roman" w:cs="Times New Roman"/>
                <w:color w:val="212529"/>
                <w:sz w:val="24"/>
                <w:szCs w:val="24"/>
                <w:lang w:val="en-GB"/>
              </w:rPr>
              <w:t>Formatting</w:t>
            </w:r>
          </w:p>
          <w:p w14:paraId="7F822E53" w14:textId="77777777" w:rsidR="0093237C" w:rsidRDefault="0093237C" w:rsidP="0093237C">
            <w:pPr>
              <w:pStyle w:val="ListParagraph"/>
              <w:numPr>
                <w:ilvl w:val="0"/>
                <w:numId w:val="24"/>
              </w:numPr>
              <w:rPr>
                <w:rFonts w:ascii="Times New Roman" w:eastAsia="Times New Roman" w:hAnsi="Times New Roman" w:cs="Times New Roman"/>
                <w:color w:val="212529"/>
                <w:sz w:val="24"/>
                <w:szCs w:val="24"/>
                <w:lang w:val="en-GB"/>
              </w:rPr>
            </w:pPr>
            <w:r w:rsidRPr="2AA19B30">
              <w:rPr>
                <w:rFonts w:ascii="Times New Roman" w:eastAsia="Times New Roman" w:hAnsi="Times New Roman" w:cs="Times New Roman"/>
                <w:color w:val="212529"/>
                <w:sz w:val="24"/>
                <w:szCs w:val="24"/>
                <w:lang w:val="en-GB"/>
              </w:rPr>
              <w:t xml:space="preserve">Conclusion </w:t>
            </w:r>
          </w:p>
        </w:tc>
        <w:tc>
          <w:tcPr>
            <w:tcW w:w="2015" w:type="dxa"/>
          </w:tcPr>
          <w:p w14:paraId="40381F3D" w14:textId="77777777" w:rsidR="0093237C" w:rsidRDefault="0093237C" w:rsidP="0093237C">
            <w:pPr>
              <w:rPr>
                <w:rFonts w:ascii="Bernard MT Condensed" w:eastAsia="Bernard MT Condensed" w:hAnsi="Bernard MT Condensed" w:cs="Bernard MT Condensed"/>
                <w:color w:val="212529"/>
                <w:sz w:val="24"/>
                <w:szCs w:val="24"/>
                <w:lang w:val="en-GB"/>
              </w:rPr>
            </w:pPr>
            <w:r>
              <w:rPr>
                <w:noProof/>
              </w:rPr>
              <mc:AlternateContent>
                <mc:Choice Requires="wpi">
                  <w:drawing>
                    <wp:inline distT="0" distB="0" distL="0" distR="0" wp14:anchorId="35C07481" wp14:editId="33424C09">
                      <wp:extent cx="525841" cy="250055"/>
                      <wp:effectExtent l="57150" t="57150" r="7620" b="74295"/>
                      <wp:docPr id="670237623"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0">
                                <w14:nvContentPartPr>
                                  <w14:cNvContentPartPr/>
                                </w14:nvContentPartPr>
                                <w14:xfrm>
                                  <a:off x="0" y="0"/>
                                  <a:ext cx="525841" cy="250055"/>
                                </w14:xfrm>
                              </w14:contentPart>
                            </mc:Choice>
                            <mc:Fallback xmlns:o="urn:schemas-microsoft-com:office:office" xmlns:v="urn:schemas-microsoft-com:vml" xmlns:w10="urn:schemas-microsoft-com:office:word" xmlns:pic="http://schemas.openxmlformats.org/drawingml/2006/picture" xmlns:w="http://schemas.openxmlformats.org/wordprocessingml/2006/main" xmlns:lc="http://schemas.openxmlformats.org/drawingml/2006/lockedCanvas" xmlns="" xmlns:arto="http://schemas.microsoft.com/office/word/2006/arto"/>
                          </mc:AlternateContent>
                        </a:graphicData>
                      </a:graphic>
                    </wp:inline>
                  </w:drawing>
                </mc:Choice>
                <mc:Fallback>
                  <w:pict>
                    <v:shape w14:anchorId="22DFE75F" id="Ink 1" o:spid="_x0000_i1025" type="#_x0000_t75" style="width:44.4pt;height:22.8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">
                      <v:imagedata r:id="rId41" o:title=""/>
                    </v:shape>
                  </w:pict>
                </mc:Fallback>
              </mc:AlternateContent>
            </w:r>
          </w:p>
        </w:tc>
      </w:tr>
      <w:tr w:rsidR="0093237C" w14:paraId="5C697723" w14:textId="77777777" w:rsidTr="0093237C">
        <w:trPr>
          <w:trHeight w:val="419"/>
        </w:trPr>
        <w:tc>
          <w:tcPr>
            <w:tcW w:w="3292" w:type="dxa"/>
          </w:tcPr>
          <w:p w14:paraId="2EFF8DB6" w14:textId="0ABB296E" w:rsidR="0093237C" w:rsidRDefault="00790AFF" w:rsidP="0093237C">
            <w:p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Ebenezer Paul A/L Vilsan Paul</w:t>
            </w:r>
          </w:p>
        </w:tc>
        <w:tc>
          <w:tcPr>
            <w:tcW w:w="4241" w:type="dxa"/>
          </w:tcPr>
          <w:p w14:paraId="3EE61988" w14:textId="77777777" w:rsidR="0093237C" w:rsidRDefault="00E36F96" w:rsidP="00790AFF">
            <w:pPr>
              <w:pStyle w:val="ListParagraph"/>
              <w:numPr>
                <w:ilvl w:val="0"/>
                <w:numId w:val="30"/>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File management</w:t>
            </w:r>
          </w:p>
          <w:p w14:paraId="065E5A56" w14:textId="77777777" w:rsidR="00E36F96" w:rsidRDefault="006F1C75" w:rsidP="00790AFF">
            <w:pPr>
              <w:pStyle w:val="ListParagraph"/>
              <w:numPr>
                <w:ilvl w:val="0"/>
                <w:numId w:val="30"/>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lastRenderedPageBreak/>
              <w:t>Gantt chart</w:t>
            </w:r>
          </w:p>
          <w:p w14:paraId="1CEC501E" w14:textId="22E3D5AE" w:rsidR="0093237C" w:rsidRDefault="0093237C" w:rsidP="00297170">
            <w:pPr>
              <w:rPr>
                <w:rFonts w:ascii="Times New Roman" w:eastAsia="Times New Roman" w:hAnsi="Times New Roman" w:cs="Times New Roman"/>
                <w:color w:val="212529"/>
                <w:sz w:val="24"/>
                <w:szCs w:val="24"/>
                <w:lang w:val="en-GB"/>
              </w:rPr>
            </w:pPr>
          </w:p>
        </w:tc>
        <w:tc>
          <w:tcPr>
            <w:tcW w:w="2015" w:type="dxa"/>
          </w:tcPr>
          <w:p w14:paraId="30CA4FF0" w14:textId="307E3691" w:rsidR="0093237C" w:rsidRDefault="00297170" w:rsidP="0093237C">
            <w:pPr>
              <w:rPr>
                <w:rFonts w:ascii="Times New Roman" w:eastAsia="Times New Roman" w:hAnsi="Times New Roman" w:cs="Times New Roman"/>
                <w:color w:val="212529"/>
                <w:sz w:val="24"/>
                <w:szCs w:val="24"/>
                <w:lang w:val="en-GB"/>
              </w:rPr>
            </w:pPr>
            <w:r>
              <w:rPr>
                <w:rFonts w:ascii="Times New Roman" w:eastAsia="Times New Roman" w:hAnsi="Times New Roman" w:cs="Times New Roman"/>
                <w:noProof/>
                <w:color w:val="212529"/>
                <w:sz w:val="24"/>
                <w:szCs w:val="24"/>
                <w:lang w:val="en-GB"/>
              </w:rPr>
              <w:lastRenderedPageBreak/>
              <mc:AlternateContent>
                <mc:Choice Requires="wpi">
                  <w:drawing>
                    <wp:anchor distT="0" distB="0" distL="114300" distR="114300" simplePos="0" relativeHeight="251658253" behindDoc="0" locked="0" layoutInCell="1" allowOverlap="1" wp14:anchorId="750028EC" wp14:editId="3871CD2A">
                      <wp:simplePos x="0" y="0"/>
                      <wp:positionH relativeFrom="column">
                        <wp:posOffset>52520</wp:posOffset>
                      </wp:positionH>
                      <wp:positionV relativeFrom="paragraph">
                        <wp:posOffset>13115</wp:posOffset>
                      </wp:positionV>
                      <wp:extent cx="704880" cy="310320"/>
                      <wp:effectExtent l="57150" t="57150" r="19050" b="52070"/>
                      <wp:wrapNone/>
                      <wp:docPr id="4" name="Ink 4"/>
                      <wp:cNvGraphicFramePr/>
                      <a:graphic xmlns:a="http://schemas.openxmlformats.org/drawingml/2006/main">
                        <a:graphicData uri="http://schemas.microsoft.com/office/word/2010/wordprocessingInk">
                          <w14:contentPart bwMode="auto" r:id="rId42">
                            <w14:nvContentPartPr>
                              <w14:cNvContentPartPr/>
                            </w14:nvContentPartPr>
                            <w14:xfrm>
                              <a:off x="0" y="0"/>
                              <a:ext cx="704880" cy="310320"/>
                            </w14:xfrm>
                          </w14:contentPart>
                        </a:graphicData>
                      </a:graphic>
                    </wp:anchor>
                  </w:drawing>
                </mc:Choice>
                <mc:Fallback>
                  <w:pict>
                    <v:shape w14:anchorId="31B29CAD" id="Ink 4" o:spid="_x0000_s1026" type="#_x0000_t75" style="position:absolute;margin-left:3.45pt;margin-top:.35pt;width:56.9pt;height:25.8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">
                      <v:imagedata r:id="rId43" o:title=""/>
                    </v:shape>
                  </w:pict>
                </mc:Fallback>
              </mc:AlternateContent>
            </w:r>
          </w:p>
        </w:tc>
      </w:tr>
      <w:tr w:rsidR="0093237C" w14:paraId="3EE735F2" w14:textId="77777777" w:rsidTr="0093237C">
        <w:trPr>
          <w:trHeight w:val="419"/>
        </w:trPr>
        <w:tc>
          <w:tcPr>
            <w:tcW w:w="3292" w:type="dxa"/>
          </w:tcPr>
          <w:p w14:paraId="550C6875" w14:textId="3FB1C91E" w:rsidR="0093237C" w:rsidRDefault="00FC558B" w:rsidP="0093237C">
            <w:p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Anantha Krisnan A/L Thiru Kumar</w:t>
            </w:r>
          </w:p>
        </w:tc>
        <w:tc>
          <w:tcPr>
            <w:tcW w:w="4241" w:type="dxa"/>
          </w:tcPr>
          <w:p w14:paraId="5F1D5732" w14:textId="6CE2F00A" w:rsidR="00F34BD7" w:rsidRDefault="007024A8" w:rsidP="00F34BD7">
            <w:pPr>
              <w:pStyle w:val="ListParagraph"/>
              <w:numPr>
                <w:ilvl w:val="0"/>
                <w:numId w:val="30"/>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Security and protection services</w:t>
            </w:r>
            <w:r w:rsidR="00F53ED6">
              <w:rPr>
                <w:rFonts w:ascii="Times New Roman" w:eastAsia="Times New Roman" w:hAnsi="Times New Roman" w:cs="Times New Roman"/>
                <w:color w:val="212529"/>
                <w:sz w:val="24"/>
                <w:szCs w:val="24"/>
                <w:lang w:val="en-GB"/>
              </w:rPr>
              <w:t xml:space="preserve"> of the PS5</w:t>
            </w:r>
          </w:p>
          <w:p w14:paraId="2B3C679D" w14:textId="03B644C4" w:rsidR="004E2535" w:rsidRPr="00F34BD7" w:rsidRDefault="004E2535" w:rsidP="00F34BD7">
            <w:pPr>
              <w:pStyle w:val="ListParagraph"/>
              <w:numPr>
                <w:ilvl w:val="0"/>
                <w:numId w:val="30"/>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Abstract</w:t>
            </w:r>
          </w:p>
          <w:p w14:paraId="58103C2D" w14:textId="29DE7EA5" w:rsidR="007024A8" w:rsidRDefault="007024A8" w:rsidP="007024A8">
            <w:pPr>
              <w:pStyle w:val="ListParagraph"/>
              <w:numPr>
                <w:ilvl w:val="0"/>
                <w:numId w:val="30"/>
              </w:numPr>
              <w:rPr>
                <w:rFonts w:ascii="Times New Roman" w:eastAsia="Times New Roman" w:hAnsi="Times New Roman" w:cs="Times New Roman"/>
                <w:color w:val="212529"/>
                <w:sz w:val="24"/>
                <w:szCs w:val="24"/>
                <w:lang w:val="en-GB"/>
              </w:rPr>
            </w:pPr>
            <w:r>
              <w:rPr>
                <w:rFonts w:ascii="Times New Roman" w:eastAsia="Times New Roman" w:hAnsi="Times New Roman" w:cs="Times New Roman"/>
                <w:color w:val="212529"/>
                <w:sz w:val="24"/>
                <w:szCs w:val="24"/>
                <w:lang w:val="en-GB"/>
              </w:rPr>
              <w:t>Conclusion</w:t>
            </w:r>
          </w:p>
        </w:tc>
        <w:tc>
          <w:tcPr>
            <w:tcW w:w="2015" w:type="dxa"/>
          </w:tcPr>
          <w:p w14:paraId="287746AF" w14:textId="77777777" w:rsidR="00230F3B" w:rsidRDefault="00230F3B" w:rsidP="0093237C">
            <w:pPr>
              <w:rPr>
                <w:rFonts w:ascii="Bernard MT Condensed" w:eastAsia="Bernard MT Condensed" w:hAnsi="Bernard MT Condensed" w:cs="Bernard MT Condensed"/>
                <w:color w:val="212529"/>
                <w:sz w:val="24"/>
                <w:szCs w:val="24"/>
                <w:lang w:val="en-GB"/>
              </w:rPr>
            </w:pPr>
          </w:p>
          <w:p w14:paraId="01E164DD" w14:textId="72C91D55" w:rsidR="00544F70" w:rsidRDefault="00544F70" w:rsidP="0093237C">
            <w:pPr>
              <w:rPr>
                <w:rFonts w:ascii="Bernard MT Condensed" w:eastAsia="Bernard MT Condensed" w:hAnsi="Bernard MT Condensed" w:cs="Bernard MT Condensed"/>
                <w:color w:val="212529"/>
                <w:sz w:val="24"/>
                <w:szCs w:val="24"/>
                <w:lang w:val="en-GB"/>
              </w:rPr>
            </w:pPr>
            <w:r>
              <w:rPr>
                <w:rFonts w:ascii="Bernard MT Condensed" w:eastAsia="Bernard MT Condensed" w:hAnsi="Bernard MT Condensed" w:cs="Bernard MT Condensed"/>
                <w:noProof/>
                <w:color w:val="212529"/>
                <w:sz w:val="24"/>
                <w:szCs w:val="24"/>
                <w:lang w:val="en-GB"/>
              </w:rPr>
              <w:drawing>
                <wp:anchor distT="0" distB="0" distL="114300" distR="114300" simplePos="0" relativeHeight="251658256" behindDoc="0" locked="0" layoutInCell="1" allowOverlap="1" wp14:anchorId="10CC0513" wp14:editId="1417151B">
                  <wp:simplePos x="0" y="0"/>
                  <wp:positionH relativeFrom="margin">
                    <wp:posOffset>75565</wp:posOffset>
                  </wp:positionH>
                  <wp:positionV relativeFrom="margin">
                    <wp:posOffset>182880</wp:posOffset>
                  </wp:positionV>
                  <wp:extent cx="983065" cy="403895"/>
                  <wp:effectExtent l="0" t="0" r="7620" b="0"/>
                  <wp:wrapSquare wrapText="bothSides"/>
                  <wp:docPr id="1080371682" name="Picture 1080371682" descr="A close 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71682" name="Picture 1" descr="A close up of a n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83065" cy="403895"/>
                          </a:xfrm>
                          <a:prstGeom prst="rect">
                            <a:avLst/>
                          </a:prstGeom>
                        </pic:spPr>
                      </pic:pic>
                    </a:graphicData>
                  </a:graphic>
                </wp:anchor>
              </w:drawing>
            </w:r>
          </w:p>
        </w:tc>
      </w:tr>
    </w:tbl>
    <w:p w14:paraId="1F9EF230" w14:textId="77777777" w:rsidR="00EB3FC6" w:rsidRDefault="00EB3FC6" w:rsidP="0093237C">
      <w:pPr>
        <w:pStyle w:val="NormalWeb"/>
        <w:spacing w:before="0" w:beforeAutospacing="0" w:after="0" w:afterAutospacing="0" w:line="480" w:lineRule="auto"/>
        <w:ind w:left="720"/>
      </w:pPr>
    </w:p>
    <w:p w14:paraId="0FD354FE" w14:textId="1B7AC275" w:rsidR="00D360F2" w:rsidRDefault="00D360F2" w:rsidP="00FB032C">
      <w:pPr>
        <w:pStyle w:val="NormalWeb"/>
        <w:spacing w:before="0" w:beforeAutospacing="0" w:after="0" w:afterAutospacing="0" w:line="480" w:lineRule="auto"/>
      </w:pPr>
    </w:p>
    <w:p w14:paraId="6F7519D5" w14:textId="77777777" w:rsidR="00FB032C" w:rsidRPr="00FB032C" w:rsidRDefault="00FB032C" w:rsidP="1E46AA6C">
      <w:pPr>
        <w:rPr>
          <w:rFonts w:ascii="Times New Roman" w:eastAsia="Times New Roman" w:hAnsi="Times New Roman" w:cs="Times New Roman"/>
          <w:sz w:val="24"/>
          <w:szCs w:val="24"/>
          <w:lang w:val="en-MY"/>
        </w:rPr>
      </w:pPr>
    </w:p>
    <w:p w14:paraId="7FB6389F" w14:textId="6497651C" w:rsidR="00FB0612" w:rsidRDefault="4EDD9A42" w:rsidP="1E46AA6C">
      <w:pPr>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 </w:t>
      </w:r>
    </w:p>
    <w:p w14:paraId="1B6A337B" w14:textId="77777777" w:rsidR="00C727DA" w:rsidRDefault="00C727DA" w:rsidP="1E46AA6C">
      <w:pPr>
        <w:rPr>
          <w:rFonts w:ascii="Times New Roman" w:eastAsia="Times New Roman" w:hAnsi="Times New Roman" w:cs="Times New Roman"/>
          <w:sz w:val="24"/>
          <w:szCs w:val="24"/>
        </w:rPr>
      </w:pPr>
    </w:p>
    <w:p w14:paraId="12209CEB" w14:textId="77777777" w:rsidR="00C727DA" w:rsidRDefault="00C727DA" w:rsidP="1E46AA6C">
      <w:pPr>
        <w:rPr>
          <w:rFonts w:ascii="Times New Roman" w:eastAsia="Times New Roman" w:hAnsi="Times New Roman" w:cs="Times New Roman"/>
          <w:sz w:val="24"/>
          <w:szCs w:val="24"/>
        </w:rPr>
      </w:pPr>
    </w:p>
    <w:p w14:paraId="0094C1DC" w14:textId="77777777" w:rsidR="00C727DA" w:rsidRDefault="00C727DA" w:rsidP="1E46AA6C">
      <w:pPr>
        <w:rPr>
          <w:rFonts w:ascii="Times New Roman" w:eastAsia="Times New Roman" w:hAnsi="Times New Roman" w:cs="Times New Roman"/>
          <w:sz w:val="24"/>
          <w:szCs w:val="24"/>
        </w:rPr>
      </w:pPr>
    </w:p>
    <w:p w14:paraId="6180417A" w14:textId="77777777" w:rsidR="00C727DA" w:rsidRDefault="00C727DA" w:rsidP="1E46AA6C">
      <w:pPr>
        <w:rPr>
          <w:rFonts w:ascii="Times New Roman" w:eastAsia="Times New Roman" w:hAnsi="Times New Roman" w:cs="Times New Roman"/>
          <w:sz w:val="24"/>
          <w:szCs w:val="24"/>
        </w:rPr>
      </w:pPr>
    </w:p>
    <w:p w14:paraId="3F6D3CA2" w14:textId="77777777" w:rsidR="00C727DA" w:rsidRDefault="00C727DA" w:rsidP="1E46AA6C">
      <w:pPr>
        <w:rPr>
          <w:rFonts w:ascii="Times New Roman" w:eastAsia="Times New Roman" w:hAnsi="Times New Roman" w:cs="Times New Roman"/>
          <w:sz w:val="24"/>
          <w:szCs w:val="24"/>
        </w:rPr>
      </w:pPr>
    </w:p>
    <w:p w14:paraId="4F377D66" w14:textId="77777777" w:rsidR="00C727DA" w:rsidRDefault="00C727DA" w:rsidP="1E46AA6C">
      <w:pPr>
        <w:rPr>
          <w:rFonts w:ascii="Times New Roman" w:eastAsia="Times New Roman" w:hAnsi="Times New Roman" w:cs="Times New Roman"/>
          <w:sz w:val="24"/>
          <w:szCs w:val="24"/>
        </w:rPr>
      </w:pPr>
    </w:p>
    <w:p w14:paraId="15BAB502" w14:textId="77777777" w:rsidR="00C727DA" w:rsidRDefault="00C727DA" w:rsidP="1E46AA6C">
      <w:pPr>
        <w:rPr>
          <w:rFonts w:ascii="Times New Roman" w:eastAsia="Times New Roman" w:hAnsi="Times New Roman" w:cs="Times New Roman"/>
          <w:sz w:val="24"/>
          <w:szCs w:val="24"/>
        </w:rPr>
      </w:pPr>
    </w:p>
    <w:p w14:paraId="5DE433F6" w14:textId="77777777" w:rsidR="00C727DA" w:rsidRDefault="00C727DA" w:rsidP="1E46AA6C">
      <w:pPr>
        <w:rPr>
          <w:rFonts w:ascii="Times New Roman" w:eastAsia="Times New Roman" w:hAnsi="Times New Roman" w:cs="Times New Roman"/>
          <w:sz w:val="24"/>
          <w:szCs w:val="24"/>
        </w:rPr>
      </w:pPr>
    </w:p>
    <w:p w14:paraId="694971F6" w14:textId="77777777" w:rsidR="00DD25C4" w:rsidRDefault="00DD25C4" w:rsidP="1E46AA6C">
      <w:pPr>
        <w:rPr>
          <w:rFonts w:ascii="Times New Roman" w:eastAsia="Times New Roman" w:hAnsi="Times New Roman" w:cs="Times New Roman"/>
          <w:sz w:val="24"/>
          <w:szCs w:val="24"/>
        </w:rPr>
      </w:pPr>
    </w:p>
    <w:p w14:paraId="3454AD8F" w14:textId="77777777" w:rsidR="00DD25C4" w:rsidRDefault="00DD25C4" w:rsidP="1E46AA6C">
      <w:pPr>
        <w:rPr>
          <w:rFonts w:ascii="Times New Roman" w:eastAsia="Times New Roman" w:hAnsi="Times New Roman" w:cs="Times New Roman"/>
          <w:sz w:val="24"/>
          <w:szCs w:val="24"/>
        </w:rPr>
      </w:pPr>
    </w:p>
    <w:p w14:paraId="3B0A2F4C" w14:textId="77777777" w:rsidR="00DD25C4" w:rsidRDefault="00DD25C4" w:rsidP="1E46AA6C">
      <w:pPr>
        <w:rPr>
          <w:rFonts w:ascii="Times New Roman" w:eastAsia="Times New Roman" w:hAnsi="Times New Roman" w:cs="Times New Roman"/>
          <w:sz w:val="24"/>
          <w:szCs w:val="24"/>
        </w:rPr>
      </w:pPr>
    </w:p>
    <w:p w14:paraId="7A0B7BB5" w14:textId="77777777" w:rsidR="00DD25C4" w:rsidRDefault="00DD25C4" w:rsidP="1E46AA6C">
      <w:pPr>
        <w:rPr>
          <w:rFonts w:ascii="Times New Roman" w:eastAsia="Times New Roman" w:hAnsi="Times New Roman" w:cs="Times New Roman"/>
          <w:sz w:val="24"/>
          <w:szCs w:val="24"/>
        </w:rPr>
      </w:pPr>
    </w:p>
    <w:p w14:paraId="7FE95678" w14:textId="77777777" w:rsidR="00DD25C4" w:rsidRDefault="00DD25C4" w:rsidP="1E46AA6C">
      <w:pPr>
        <w:rPr>
          <w:rFonts w:ascii="Times New Roman" w:eastAsia="Times New Roman" w:hAnsi="Times New Roman" w:cs="Times New Roman"/>
          <w:sz w:val="24"/>
          <w:szCs w:val="24"/>
        </w:rPr>
      </w:pPr>
    </w:p>
    <w:p w14:paraId="6D132567" w14:textId="77777777" w:rsidR="00DD25C4" w:rsidRDefault="00DD25C4" w:rsidP="1E46AA6C">
      <w:pPr>
        <w:rPr>
          <w:rFonts w:ascii="Times New Roman" w:eastAsia="Times New Roman" w:hAnsi="Times New Roman" w:cs="Times New Roman"/>
          <w:sz w:val="24"/>
          <w:szCs w:val="24"/>
        </w:rPr>
      </w:pPr>
    </w:p>
    <w:p w14:paraId="094CDF23" w14:textId="77777777" w:rsidR="00DD25C4" w:rsidRDefault="00DD25C4" w:rsidP="1E46AA6C">
      <w:pPr>
        <w:rPr>
          <w:rFonts w:ascii="Times New Roman" w:eastAsia="Times New Roman" w:hAnsi="Times New Roman" w:cs="Times New Roman"/>
          <w:sz w:val="24"/>
          <w:szCs w:val="24"/>
        </w:rPr>
      </w:pPr>
    </w:p>
    <w:p w14:paraId="0A664042" w14:textId="77777777" w:rsidR="00DD25C4" w:rsidRDefault="00DD25C4" w:rsidP="1E46AA6C">
      <w:pPr>
        <w:rPr>
          <w:rFonts w:ascii="Times New Roman" w:eastAsia="Times New Roman" w:hAnsi="Times New Roman" w:cs="Times New Roman"/>
          <w:sz w:val="24"/>
          <w:szCs w:val="24"/>
        </w:rPr>
      </w:pPr>
    </w:p>
    <w:p w14:paraId="37280D94" w14:textId="77777777" w:rsidR="00DD25C4" w:rsidRDefault="00DD25C4" w:rsidP="1E46AA6C">
      <w:pPr>
        <w:rPr>
          <w:rFonts w:ascii="Times New Roman" w:eastAsia="Times New Roman" w:hAnsi="Times New Roman" w:cs="Times New Roman"/>
          <w:sz w:val="24"/>
          <w:szCs w:val="24"/>
        </w:rPr>
      </w:pPr>
    </w:p>
    <w:p w14:paraId="396394FA" w14:textId="77777777" w:rsidR="00DD25C4" w:rsidRDefault="00DD25C4" w:rsidP="1E46AA6C">
      <w:pPr>
        <w:rPr>
          <w:rFonts w:ascii="Times New Roman" w:eastAsia="Times New Roman" w:hAnsi="Times New Roman" w:cs="Times New Roman"/>
          <w:sz w:val="24"/>
          <w:szCs w:val="24"/>
        </w:rPr>
      </w:pPr>
    </w:p>
    <w:p w14:paraId="73FCC659" w14:textId="77777777" w:rsidR="00DD25C4" w:rsidRDefault="00DD25C4" w:rsidP="1E46AA6C">
      <w:pPr>
        <w:rPr>
          <w:rFonts w:ascii="Times New Roman" w:eastAsia="Times New Roman" w:hAnsi="Times New Roman" w:cs="Times New Roman"/>
          <w:sz w:val="24"/>
          <w:szCs w:val="24"/>
        </w:rPr>
      </w:pPr>
    </w:p>
    <w:p w14:paraId="22E58009" w14:textId="77777777" w:rsidR="00C727DA" w:rsidRDefault="00C727DA" w:rsidP="00DA4556"/>
    <w:p w14:paraId="3CF4B75D" w14:textId="42720612" w:rsidR="003F3E4F" w:rsidRDefault="74E99C34" w:rsidP="00AE7743">
      <w:pPr>
        <w:pStyle w:val="Heading1"/>
      </w:pPr>
      <w:bookmarkStart w:id="23" w:name="_Toc153706361"/>
      <w:r>
        <w:lastRenderedPageBreak/>
        <w:t>8.2 Minutes of Meeting</w:t>
      </w:r>
      <w:bookmarkEnd w:id="23"/>
    </w:p>
    <w:tbl>
      <w:tblPr>
        <w:tblStyle w:val="TableGrid"/>
        <w:tblW w:w="0" w:type="auto"/>
        <w:tblLayout w:type="fixed"/>
        <w:tblLook w:val="06A0" w:firstRow="1" w:lastRow="0" w:firstColumn="1" w:lastColumn="0" w:noHBand="1" w:noVBand="1"/>
      </w:tblPr>
      <w:tblGrid>
        <w:gridCol w:w="2460"/>
        <w:gridCol w:w="6900"/>
      </w:tblGrid>
      <w:tr w:rsidR="1E46AA6C" w14:paraId="54E117F0" w14:textId="77777777" w:rsidTr="1E46AA6C">
        <w:trPr>
          <w:trHeight w:val="300"/>
        </w:trPr>
        <w:tc>
          <w:tcPr>
            <w:tcW w:w="2460" w:type="dxa"/>
          </w:tcPr>
          <w:p w14:paraId="6ADD58B8" w14:textId="7C1090FA"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Date</w:t>
            </w:r>
          </w:p>
        </w:tc>
        <w:tc>
          <w:tcPr>
            <w:tcW w:w="6900" w:type="dxa"/>
          </w:tcPr>
          <w:p w14:paraId="2B9A5238" w14:textId="5717B07E" w:rsidR="4AA09313" w:rsidRDefault="4AA09313"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1</w:t>
            </w:r>
            <w:r w:rsidRPr="1E46AA6C">
              <w:rPr>
                <w:rFonts w:ascii="Times New Roman" w:eastAsia="Times New Roman" w:hAnsi="Times New Roman" w:cs="Times New Roman"/>
                <w:sz w:val="24"/>
                <w:szCs w:val="24"/>
                <w:vertAlign w:val="superscript"/>
              </w:rPr>
              <w:t>st</w:t>
            </w:r>
            <w:r w:rsidRPr="1E46AA6C">
              <w:rPr>
                <w:rFonts w:ascii="Times New Roman" w:eastAsia="Times New Roman" w:hAnsi="Times New Roman" w:cs="Times New Roman"/>
                <w:sz w:val="24"/>
                <w:szCs w:val="24"/>
              </w:rPr>
              <w:t xml:space="preserve"> November 2023</w:t>
            </w:r>
          </w:p>
        </w:tc>
      </w:tr>
      <w:tr w:rsidR="1E46AA6C" w14:paraId="1DD2497A" w14:textId="77777777" w:rsidTr="1E46AA6C">
        <w:trPr>
          <w:trHeight w:val="300"/>
        </w:trPr>
        <w:tc>
          <w:tcPr>
            <w:tcW w:w="2460" w:type="dxa"/>
          </w:tcPr>
          <w:p w14:paraId="32E88F14" w14:textId="12F6499D"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Call to order</w:t>
            </w:r>
          </w:p>
        </w:tc>
        <w:tc>
          <w:tcPr>
            <w:tcW w:w="6900" w:type="dxa"/>
          </w:tcPr>
          <w:p w14:paraId="75992022" w14:textId="364CE3BF" w:rsidR="06A918CF" w:rsidRDefault="06A918CF"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The meeting of this OSCA assignment group was held at classroom B-6-</w:t>
            </w:r>
            <w:r w:rsidR="35490586" w:rsidRPr="1E46AA6C">
              <w:rPr>
                <w:rFonts w:ascii="Times New Roman" w:eastAsia="Times New Roman" w:hAnsi="Times New Roman" w:cs="Times New Roman"/>
                <w:sz w:val="24"/>
                <w:szCs w:val="24"/>
              </w:rPr>
              <w:t>8 on 1</w:t>
            </w:r>
            <w:r w:rsidR="35490586" w:rsidRPr="1E46AA6C">
              <w:rPr>
                <w:rFonts w:ascii="Times New Roman" w:eastAsia="Times New Roman" w:hAnsi="Times New Roman" w:cs="Times New Roman"/>
                <w:sz w:val="24"/>
                <w:szCs w:val="24"/>
                <w:vertAlign w:val="superscript"/>
              </w:rPr>
              <w:t>st</w:t>
            </w:r>
            <w:r w:rsidR="35490586" w:rsidRPr="1E46AA6C">
              <w:rPr>
                <w:rFonts w:ascii="Times New Roman" w:eastAsia="Times New Roman" w:hAnsi="Times New Roman" w:cs="Times New Roman"/>
                <w:sz w:val="24"/>
                <w:szCs w:val="24"/>
              </w:rPr>
              <w:t xml:space="preserve"> November 2023</w:t>
            </w:r>
          </w:p>
        </w:tc>
      </w:tr>
      <w:tr w:rsidR="1E46AA6C" w14:paraId="283B07C2" w14:textId="77777777" w:rsidTr="1E46AA6C">
        <w:trPr>
          <w:trHeight w:val="300"/>
        </w:trPr>
        <w:tc>
          <w:tcPr>
            <w:tcW w:w="2460" w:type="dxa"/>
          </w:tcPr>
          <w:p w14:paraId="1017B1AF" w14:textId="131B96FA"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Attendees</w:t>
            </w:r>
          </w:p>
        </w:tc>
        <w:tc>
          <w:tcPr>
            <w:tcW w:w="6900" w:type="dxa"/>
          </w:tcPr>
          <w:p w14:paraId="1EA554F7" w14:textId="4574759F" w:rsidR="55F692ED" w:rsidRDefault="55F692ED"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Vasshan Raj, Tsang Da Xin, Tan Yen Hau, Anantha Krishna, Patri</w:t>
            </w:r>
            <w:r w:rsidR="76A42054" w:rsidRPr="1E46AA6C">
              <w:rPr>
                <w:rFonts w:ascii="Times New Roman" w:eastAsia="Times New Roman" w:hAnsi="Times New Roman" w:cs="Times New Roman"/>
                <w:sz w:val="24"/>
                <w:szCs w:val="24"/>
              </w:rPr>
              <w:t>ck Woo Soon Tat, Ebenezer Paul.</w:t>
            </w:r>
          </w:p>
        </w:tc>
      </w:tr>
      <w:tr w:rsidR="1E46AA6C" w14:paraId="05BE6D61" w14:textId="77777777" w:rsidTr="1E46AA6C">
        <w:trPr>
          <w:trHeight w:val="300"/>
        </w:trPr>
        <w:tc>
          <w:tcPr>
            <w:tcW w:w="2460" w:type="dxa"/>
          </w:tcPr>
          <w:p w14:paraId="4B0D838B" w14:textId="71009B1A"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Discussions</w:t>
            </w:r>
          </w:p>
        </w:tc>
        <w:tc>
          <w:tcPr>
            <w:tcW w:w="6900" w:type="dxa"/>
          </w:tcPr>
          <w:p w14:paraId="5830951B" w14:textId="62B56B3F" w:rsidR="1D3411FE" w:rsidRDefault="1D3411FE"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Decided on assignment topic.</w:t>
            </w:r>
          </w:p>
        </w:tc>
      </w:tr>
      <w:tr w:rsidR="1E46AA6C" w14:paraId="1E838D66" w14:textId="77777777" w:rsidTr="1E46AA6C">
        <w:trPr>
          <w:trHeight w:val="300"/>
        </w:trPr>
        <w:tc>
          <w:tcPr>
            <w:tcW w:w="2460" w:type="dxa"/>
          </w:tcPr>
          <w:p w14:paraId="419302A5" w14:textId="6290C58C"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Unfinished Business</w:t>
            </w:r>
          </w:p>
        </w:tc>
        <w:tc>
          <w:tcPr>
            <w:tcW w:w="6900" w:type="dxa"/>
          </w:tcPr>
          <w:p w14:paraId="7A3CD1C7" w14:textId="3BC900F5" w:rsidR="16CD7B9A" w:rsidRDefault="16CD7B9A"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Creating a google document to input assignment.</w:t>
            </w:r>
          </w:p>
        </w:tc>
      </w:tr>
      <w:tr w:rsidR="1E46AA6C" w14:paraId="6CB933EF" w14:textId="77777777" w:rsidTr="1E46AA6C">
        <w:trPr>
          <w:trHeight w:val="300"/>
        </w:trPr>
        <w:tc>
          <w:tcPr>
            <w:tcW w:w="2460" w:type="dxa"/>
          </w:tcPr>
          <w:p w14:paraId="11B5E955" w14:textId="05AC9EA5"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New Business</w:t>
            </w:r>
          </w:p>
        </w:tc>
        <w:tc>
          <w:tcPr>
            <w:tcW w:w="6900" w:type="dxa"/>
          </w:tcPr>
          <w:p w14:paraId="08F929C7" w14:textId="389677A1" w:rsidR="547F65FF" w:rsidRDefault="547F65FF"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Task division between group members</w:t>
            </w:r>
          </w:p>
        </w:tc>
      </w:tr>
      <w:tr w:rsidR="1E46AA6C" w14:paraId="5D8B2D5F" w14:textId="77777777" w:rsidTr="1E46AA6C">
        <w:trPr>
          <w:trHeight w:val="300"/>
        </w:trPr>
        <w:tc>
          <w:tcPr>
            <w:tcW w:w="2460" w:type="dxa"/>
          </w:tcPr>
          <w:p w14:paraId="7AF1E7C7" w14:textId="322CA1C0" w:rsidR="6B14F323" w:rsidRDefault="6B14F323"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Announcements</w:t>
            </w:r>
          </w:p>
        </w:tc>
        <w:tc>
          <w:tcPr>
            <w:tcW w:w="6900" w:type="dxa"/>
          </w:tcPr>
          <w:p w14:paraId="4F13C7F7" w14:textId="27564BD4" w:rsidR="42027AD4" w:rsidRDefault="42027AD4"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Hardware: Tsang Da Xin, Tan Yen Hau</w:t>
            </w:r>
            <w:r w:rsidR="01D14477" w:rsidRPr="1E46AA6C">
              <w:rPr>
                <w:rFonts w:ascii="Times New Roman" w:eastAsia="Times New Roman" w:hAnsi="Times New Roman" w:cs="Times New Roman"/>
                <w:sz w:val="24"/>
                <w:szCs w:val="24"/>
              </w:rPr>
              <w:t>, Patrick Woo Soon Tat</w:t>
            </w:r>
          </w:p>
          <w:p w14:paraId="5A174250" w14:textId="0748084C" w:rsidR="01D14477" w:rsidRDefault="01D14477"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Software: Vasshan Raj, Anantha Krishna, Ebenezer Paul</w:t>
            </w:r>
          </w:p>
        </w:tc>
      </w:tr>
    </w:tbl>
    <w:p w14:paraId="35A9749E" w14:textId="151014D4" w:rsidR="003F3E4F" w:rsidRDefault="472CFDFD"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Secretary:</w:t>
      </w:r>
      <w:r w:rsidR="55DBF04F" w:rsidRPr="1E46AA6C">
        <w:rPr>
          <w:rFonts w:ascii="Times New Roman" w:eastAsia="Times New Roman" w:hAnsi="Times New Roman" w:cs="Times New Roman"/>
          <w:sz w:val="24"/>
          <w:szCs w:val="24"/>
        </w:rPr>
        <w:t xml:space="preserve"> Vasshan Raj</w:t>
      </w:r>
    </w:p>
    <w:p w14:paraId="03FB73CB" w14:textId="07DAAC8D" w:rsidR="003F3E4F" w:rsidRDefault="472CFDFD"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Date of Approval:</w:t>
      </w:r>
      <w:r w:rsidR="155ADA5D" w:rsidRPr="1E46AA6C">
        <w:rPr>
          <w:rFonts w:ascii="Times New Roman" w:eastAsia="Times New Roman" w:hAnsi="Times New Roman" w:cs="Times New Roman"/>
          <w:sz w:val="24"/>
          <w:szCs w:val="24"/>
        </w:rPr>
        <w:t xml:space="preserve"> 1</w:t>
      </w:r>
      <w:r w:rsidR="155ADA5D" w:rsidRPr="1E46AA6C">
        <w:rPr>
          <w:rFonts w:ascii="Times New Roman" w:eastAsia="Times New Roman" w:hAnsi="Times New Roman" w:cs="Times New Roman"/>
          <w:sz w:val="24"/>
          <w:szCs w:val="24"/>
          <w:vertAlign w:val="superscript"/>
        </w:rPr>
        <w:t>st</w:t>
      </w:r>
      <w:r w:rsidR="155ADA5D" w:rsidRPr="1E46AA6C">
        <w:rPr>
          <w:rFonts w:ascii="Times New Roman" w:eastAsia="Times New Roman" w:hAnsi="Times New Roman" w:cs="Times New Roman"/>
          <w:sz w:val="24"/>
          <w:szCs w:val="24"/>
        </w:rPr>
        <w:t xml:space="preserve"> November 2023</w:t>
      </w:r>
    </w:p>
    <w:tbl>
      <w:tblPr>
        <w:tblStyle w:val="TableGrid"/>
        <w:tblW w:w="0" w:type="auto"/>
        <w:tblLayout w:type="fixed"/>
        <w:tblLook w:val="06A0" w:firstRow="1" w:lastRow="0" w:firstColumn="1" w:lastColumn="0" w:noHBand="1" w:noVBand="1"/>
      </w:tblPr>
      <w:tblGrid>
        <w:gridCol w:w="2475"/>
        <w:gridCol w:w="6885"/>
      </w:tblGrid>
      <w:tr w:rsidR="1E46AA6C" w14:paraId="051AC1F9" w14:textId="77777777" w:rsidTr="1E46AA6C">
        <w:trPr>
          <w:trHeight w:val="300"/>
        </w:trPr>
        <w:tc>
          <w:tcPr>
            <w:tcW w:w="2475" w:type="dxa"/>
          </w:tcPr>
          <w:p w14:paraId="1FF8A0FC" w14:textId="6BB35B88"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Date</w:t>
            </w:r>
          </w:p>
        </w:tc>
        <w:tc>
          <w:tcPr>
            <w:tcW w:w="6885" w:type="dxa"/>
          </w:tcPr>
          <w:p w14:paraId="4564A96F" w14:textId="4DB5DBD0" w:rsidR="28613620" w:rsidRDefault="28613620"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1</w:t>
            </w:r>
            <w:r w:rsidRPr="1E46AA6C">
              <w:rPr>
                <w:rFonts w:ascii="Times New Roman" w:eastAsia="Times New Roman" w:hAnsi="Times New Roman" w:cs="Times New Roman"/>
                <w:sz w:val="24"/>
                <w:szCs w:val="24"/>
                <w:vertAlign w:val="superscript"/>
              </w:rPr>
              <w:t>st</w:t>
            </w:r>
            <w:r w:rsidRPr="1E46AA6C">
              <w:rPr>
                <w:rFonts w:ascii="Times New Roman" w:eastAsia="Times New Roman" w:hAnsi="Times New Roman" w:cs="Times New Roman"/>
                <w:sz w:val="24"/>
                <w:szCs w:val="24"/>
              </w:rPr>
              <w:t xml:space="preserve"> December 2023</w:t>
            </w:r>
          </w:p>
        </w:tc>
      </w:tr>
      <w:tr w:rsidR="1E46AA6C" w14:paraId="7400A198" w14:textId="77777777" w:rsidTr="1E46AA6C">
        <w:trPr>
          <w:trHeight w:val="300"/>
        </w:trPr>
        <w:tc>
          <w:tcPr>
            <w:tcW w:w="2475" w:type="dxa"/>
          </w:tcPr>
          <w:p w14:paraId="11A069CA" w14:textId="1447DA91"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Call to order</w:t>
            </w:r>
          </w:p>
        </w:tc>
        <w:tc>
          <w:tcPr>
            <w:tcW w:w="6885" w:type="dxa"/>
          </w:tcPr>
          <w:p w14:paraId="00AB37E6" w14:textId="666A22DC" w:rsidR="01E6015C" w:rsidRDefault="01E6015C"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The meeting of this OSCA assignment group was held at Tech Lab 4-05.</w:t>
            </w:r>
          </w:p>
        </w:tc>
      </w:tr>
      <w:tr w:rsidR="1E46AA6C" w14:paraId="29786EB1" w14:textId="77777777" w:rsidTr="1E46AA6C">
        <w:trPr>
          <w:trHeight w:val="300"/>
        </w:trPr>
        <w:tc>
          <w:tcPr>
            <w:tcW w:w="2475" w:type="dxa"/>
          </w:tcPr>
          <w:p w14:paraId="4E71C8BF" w14:textId="68357C92"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Attendees</w:t>
            </w:r>
          </w:p>
        </w:tc>
        <w:tc>
          <w:tcPr>
            <w:tcW w:w="6885" w:type="dxa"/>
          </w:tcPr>
          <w:p w14:paraId="5274CD39" w14:textId="70547EF1" w:rsidR="5790F206" w:rsidRDefault="5790F206"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Vasshan Raj, Tsang Da Xin, Tan Yen Hau, Anantha Krishna, Patrick Woo Soon Tat, Ebenezer Paul.</w:t>
            </w:r>
          </w:p>
        </w:tc>
      </w:tr>
      <w:tr w:rsidR="1E46AA6C" w14:paraId="20067BFB" w14:textId="77777777" w:rsidTr="1E46AA6C">
        <w:trPr>
          <w:trHeight w:val="300"/>
        </w:trPr>
        <w:tc>
          <w:tcPr>
            <w:tcW w:w="2475" w:type="dxa"/>
          </w:tcPr>
          <w:p w14:paraId="34D1DD52" w14:textId="24C37A49"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Discussions</w:t>
            </w:r>
          </w:p>
        </w:tc>
        <w:tc>
          <w:tcPr>
            <w:tcW w:w="6885" w:type="dxa"/>
          </w:tcPr>
          <w:p w14:paraId="06904808" w14:textId="46B65A13" w:rsidR="7CB0ECFB" w:rsidRDefault="7CB0ECFB"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Update check on progress. </w:t>
            </w:r>
          </w:p>
        </w:tc>
      </w:tr>
      <w:tr w:rsidR="1E46AA6C" w14:paraId="7C044DEA" w14:textId="77777777" w:rsidTr="1E46AA6C">
        <w:trPr>
          <w:trHeight w:val="300"/>
        </w:trPr>
        <w:tc>
          <w:tcPr>
            <w:tcW w:w="2475" w:type="dxa"/>
          </w:tcPr>
          <w:p w14:paraId="300E605C" w14:textId="2B0759F2"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Unfinished Business</w:t>
            </w:r>
          </w:p>
        </w:tc>
        <w:tc>
          <w:tcPr>
            <w:tcW w:w="6885" w:type="dxa"/>
          </w:tcPr>
          <w:p w14:paraId="6242CEA9" w14:textId="4A7A680F" w:rsidR="6FB41EA8" w:rsidRDefault="6FB41EA8"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Combining work into the main google document.</w:t>
            </w:r>
          </w:p>
        </w:tc>
      </w:tr>
      <w:tr w:rsidR="1E46AA6C" w14:paraId="7CD51441" w14:textId="77777777" w:rsidTr="1E46AA6C">
        <w:trPr>
          <w:trHeight w:val="300"/>
        </w:trPr>
        <w:tc>
          <w:tcPr>
            <w:tcW w:w="2475" w:type="dxa"/>
          </w:tcPr>
          <w:p w14:paraId="0BAE38B4" w14:textId="67007C00"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New Business</w:t>
            </w:r>
          </w:p>
        </w:tc>
        <w:tc>
          <w:tcPr>
            <w:tcW w:w="6885" w:type="dxa"/>
          </w:tcPr>
          <w:p w14:paraId="2FA45C8D" w14:textId="29A80308" w:rsidR="317E0221" w:rsidRDefault="317E0221"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Complete tasks given. </w:t>
            </w:r>
          </w:p>
        </w:tc>
      </w:tr>
      <w:tr w:rsidR="1E46AA6C" w14:paraId="1EFC5C3D" w14:textId="77777777" w:rsidTr="1E46AA6C">
        <w:trPr>
          <w:trHeight w:val="300"/>
        </w:trPr>
        <w:tc>
          <w:tcPr>
            <w:tcW w:w="2475" w:type="dxa"/>
          </w:tcPr>
          <w:p w14:paraId="49A830DB" w14:textId="2F8A3C16" w:rsidR="440F0872" w:rsidRDefault="440F0872"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Announcements</w:t>
            </w:r>
          </w:p>
        </w:tc>
        <w:tc>
          <w:tcPr>
            <w:tcW w:w="6885" w:type="dxa"/>
          </w:tcPr>
          <w:p w14:paraId="7C215134" w14:textId="40CB7834" w:rsidR="66902249" w:rsidRDefault="66902249"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Create a layout in the google document to put in our work. </w:t>
            </w:r>
          </w:p>
        </w:tc>
      </w:tr>
    </w:tbl>
    <w:p w14:paraId="75B812AE" w14:textId="1B82F99A" w:rsidR="003F3E4F" w:rsidRDefault="472CFDFD"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Secretary:</w:t>
      </w:r>
      <w:r w:rsidR="483B00D4" w:rsidRPr="1E46AA6C">
        <w:rPr>
          <w:rFonts w:ascii="Times New Roman" w:eastAsia="Times New Roman" w:hAnsi="Times New Roman" w:cs="Times New Roman"/>
          <w:sz w:val="24"/>
          <w:szCs w:val="24"/>
        </w:rPr>
        <w:t xml:space="preserve"> Vasshan Raj</w:t>
      </w:r>
    </w:p>
    <w:p w14:paraId="56E772A6" w14:textId="5440D470" w:rsidR="003F3E4F" w:rsidRDefault="472CFDFD"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Date of Approval:</w:t>
      </w:r>
      <w:r w:rsidR="359F57EA" w:rsidRPr="1E46AA6C">
        <w:rPr>
          <w:rFonts w:ascii="Times New Roman" w:eastAsia="Times New Roman" w:hAnsi="Times New Roman" w:cs="Times New Roman"/>
          <w:sz w:val="24"/>
          <w:szCs w:val="24"/>
        </w:rPr>
        <w:t xml:space="preserve"> 1</w:t>
      </w:r>
      <w:r w:rsidR="359F57EA" w:rsidRPr="1E46AA6C">
        <w:rPr>
          <w:rFonts w:ascii="Times New Roman" w:eastAsia="Times New Roman" w:hAnsi="Times New Roman" w:cs="Times New Roman"/>
          <w:sz w:val="24"/>
          <w:szCs w:val="24"/>
          <w:vertAlign w:val="superscript"/>
        </w:rPr>
        <w:t>st</w:t>
      </w:r>
      <w:r w:rsidR="359F57EA" w:rsidRPr="1E46AA6C">
        <w:rPr>
          <w:rFonts w:ascii="Times New Roman" w:eastAsia="Times New Roman" w:hAnsi="Times New Roman" w:cs="Times New Roman"/>
          <w:sz w:val="24"/>
          <w:szCs w:val="24"/>
        </w:rPr>
        <w:t xml:space="preserve"> December 2023</w:t>
      </w:r>
    </w:p>
    <w:tbl>
      <w:tblPr>
        <w:tblStyle w:val="TableGrid"/>
        <w:tblW w:w="0" w:type="auto"/>
        <w:tblLayout w:type="fixed"/>
        <w:tblLook w:val="06A0" w:firstRow="1" w:lastRow="0" w:firstColumn="1" w:lastColumn="0" w:noHBand="1" w:noVBand="1"/>
      </w:tblPr>
      <w:tblGrid>
        <w:gridCol w:w="2490"/>
        <w:gridCol w:w="6870"/>
      </w:tblGrid>
      <w:tr w:rsidR="1E46AA6C" w14:paraId="58A07F13" w14:textId="77777777" w:rsidTr="1E46AA6C">
        <w:trPr>
          <w:trHeight w:val="300"/>
        </w:trPr>
        <w:tc>
          <w:tcPr>
            <w:tcW w:w="2490" w:type="dxa"/>
          </w:tcPr>
          <w:p w14:paraId="053244E4" w14:textId="1F0344C1"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Date</w:t>
            </w:r>
          </w:p>
        </w:tc>
        <w:tc>
          <w:tcPr>
            <w:tcW w:w="6870" w:type="dxa"/>
          </w:tcPr>
          <w:p w14:paraId="5A706872" w14:textId="70B3BDF9" w:rsidR="1386AA57" w:rsidRDefault="1386AA57"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16</w:t>
            </w:r>
            <w:r w:rsidRPr="1E46AA6C">
              <w:rPr>
                <w:rFonts w:ascii="Times New Roman" w:eastAsia="Times New Roman" w:hAnsi="Times New Roman" w:cs="Times New Roman"/>
                <w:sz w:val="24"/>
                <w:szCs w:val="24"/>
                <w:vertAlign w:val="superscript"/>
              </w:rPr>
              <w:t>th</w:t>
            </w:r>
            <w:r w:rsidRPr="1E46AA6C">
              <w:rPr>
                <w:rFonts w:ascii="Times New Roman" w:eastAsia="Times New Roman" w:hAnsi="Times New Roman" w:cs="Times New Roman"/>
                <w:sz w:val="24"/>
                <w:szCs w:val="24"/>
              </w:rPr>
              <w:t xml:space="preserve"> December 2023</w:t>
            </w:r>
          </w:p>
        </w:tc>
      </w:tr>
      <w:tr w:rsidR="1E46AA6C" w14:paraId="71DCB2F4" w14:textId="77777777" w:rsidTr="1E46AA6C">
        <w:trPr>
          <w:trHeight w:val="300"/>
        </w:trPr>
        <w:tc>
          <w:tcPr>
            <w:tcW w:w="2490" w:type="dxa"/>
          </w:tcPr>
          <w:p w14:paraId="4E66FC3E" w14:textId="63631E0A"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Call to order</w:t>
            </w:r>
          </w:p>
        </w:tc>
        <w:tc>
          <w:tcPr>
            <w:tcW w:w="6870" w:type="dxa"/>
          </w:tcPr>
          <w:p w14:paraId="2444FB5A" w14:textId="52DA7972" w:rsidR="5B4DB793" w:rsidRDefault="5B4DB793"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The meeting of this OSCA assignment group was held online on Microsoft Teams. </w:t>
            </w:r>
          </w:p>
        </w:tc>
      </w:tr>
      <w:tr w:rsidR="1E46AA6C" w14:paraId="1F8C1F6E" w14:textId="77777777" w:rsidTr="1E46AA6C">
        <w:trPr>
          <w:trHeight w:val="300"/>
        </w:trPr>
        <w:tc>
          <w:tcPr>
            <w:tcW w:w="2490" w:type="dxa"/>
          </w:tcPr>
          <w:p w14:paraId="4CA95E4D" w14:textId="5083B3D4"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Attendees</w:t>
            </w:r>
          </w:p>
        </w:tc>
        <w:tc>
          <w:tcPr>
            <w:tcW w:w="6870" w:type="dxa"/>
          </w:tcPr>
          <w:p w14:paraId="129650F5" w14:textId="339FDDFA" w:rsidR="5B485B89" w:rsidRDefault="5B485B89"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Vasshan Raj, Tsang Da Xin, Tan Yen Hau, Anantha Krishna, Patrick Woo Soon Tat</w:t>
            </w:r>
          </w:p>
        </w:tc>
      </w:tr>
      <w:tr w:rsidR="1E46AA6C" w14:paraId="7B23072A" w14:textId="77777777" w:rsidTr="1E46AA6C">
        <w:trPr>
          <w:trHeight w:val="300"/>
        </w:trPr>
        <w:tc>
          <w:tcPr>
            <w:tcW w:w="2490" w:type="dxa"/>
          </w:tcPr>
          <w:p w14:paraId="00E4AEBE" w14:textId="58E92A07"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lastRenderedPageBreak/>
              <w:t>Discussions</w:t>
            </w:r>
          </w:p>
        </w:tc>
        <w:tc>
          <w:tcPr>
            <w:tcW w:w="6870" w:type="dxa"/>
          </w:tcPr>
          <w:p w14:paraId="0C97303E" w14:textId="303581D3" w:rsidR="5CFD5D40" w:rsidRDefault="5CFD5D40"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Update check on progress. Discussed what more is possible to be added. </w:t>
            </w:r>
          </w:p>
        </w:tc>
      </w:tr>
      <w:tr w:rsidR="1E46AA6C" w14:paraId="009772C9" w14:textId="77777777" w:rsidTr="1E46AA6C">
        <w:trPr>
          <w:trHeight w:val="300"/>
        </w:trPr>
        <w:tc>
          <w:tcPr>
            <w:tcW w:w="2490" w:type="dxa"/>
          </w:tcPr>
          <w:p w14:paraId="2910D84B" w14:textId="2CFCDC7C"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Unfinished Business</w:t>
            </w:r>
          </w:p>
        </w:tc>
        <w:tc>
          <w:tcPr>
            <w:tcW w:w="6870" w:type="dxa"/>
          </w:tcPr>
          <w:p w14:paraId="763069A7" w14:textId="5A3B9E8D" w:rsidR="31080919" w:rsidRDefault="31080919"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Formatting the google document. </w:t>
            </w:r>
          </w:p>
        </w:tc>
      </w:tr>
      <w:tr w:rsidR="1E46AA6C" w14:paraId="74D24D1E" w14:textId="77777777" w:rsidTr="1E46AA6C">
        <w:trPr>
          <w:trHeight w:val="300"/>
        </w:trPr>
        <w:tc>
          <w:tcPr>
            <w:tcW w:w="2490" w:type="dxa"/>
          </w:tcPr>
          <w:p w14:paraId="0CF6F8A8" w14:textId="738FEC47"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New Business</w:t>
            </w:r>
          </w:p>
        </w:tc>
        <w:tc>
          <w:tcPr>
            <w:tcW w:w="6870" w:type="dxa"/>
          </w:tcPr>
          <w:p w14:paraId="3AEA7E80" w14:textId="5A973199" w:rsidR="5DFE9126" w:rsidRDefault="5DFE9126"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Making the final touches to complete the assignment. </w:t>
            </w:r>
          </w:p>
        </w:tc>
      </w:tr>
      <w:tr w:rsidR="1E46AA6C" w14:paraId="004FEBE9" w14:textId="77777777" w:rsidTr="1E46AA6C">
        <w:trPr>
          <w:trHeight w:val="300"/>
        </w:trPr>
        <w:tc>
          <w:tcPr>
            <w:tcW w:w="2490" w:type="dxa"/>
          </w:tcPr>
          <w:p w14:paraId="3E2EEF10" w14:textId="1BAC3A8C" w:rsidR="438AD650" w:rsidRDefault="438AD650"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Announcements</w:t>
            </w:r>
          </w:p>
        </w:tc>
        <w:tc>
          <w:tcPr>
            <w:tcW w:w="6870" w:type="dxa"/>
          </w:tcPr>
          <w:p w14:paraId="5F17F1B7" w14:textId="00BD7176" w:rsidR="3083D6F7" w:rsidRDefault="3083D6F7"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Finish everything needed by 17</w:t>
            </w:r>
            <w:r w:rsidRPr="1E46AA6C">
              <w:rPr>
                <w:rFonts w:ascii="Times New Roman" w:eastAsia="Times New Roman" w:hAnsi="Times New Roman" w:cs="Times New Roman"/>
                <w:sz w:val="24"/>
                <w:szCs w:val="24"/>
                <w:vertAlign w:val="superscript"/>
              </w:rPr>
              <w:t>th</w:t>
            </w:r>
            <w:r w:rsidRPr="1E46AA6C">
              <w:rPr>
                <w:rFonts w:ascii="Times New Roman" w:eastAsia="Times New Roman" w:hAnsi="Times New Roman" w:cs="Times New Roman"/>
                <w:sz w:val="24"/>
                <w:szCs w:val="24"/>
              </w:rPr>
              <w:t xml:space="preserve"> December 2023</w:t>
            </w:r>
          </w:p>
        </w:tc>
      </w:tr>
    </w:tbl>
    <w:p w14:paraId="37AF8ED6" w14:textId="48EFA210" w:rsidR="003F3E4F" w:rsidRDefault="1ABAA812"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Secretary:</w:t>
      </w:r>
      <w:r w:rsidR="1F59ABF5" w:rsidRPr="1E46AA6C">
        <w:rPr>
          <w:rFonts w:ascii="Times New Roman" w:eastAsia="Times New Roman" w:hAnsi="Times New Roman" w:cs="Times New Roman"/>
          <w:sz w:val="24"/>
          <w:szCs w:val="24"/>
        </w:rPr>
        <w:t xml:space="preserve"> Vasshan Raj</w:t>
      </w:r>
    </w:p>
    <w:p w14:paraId="59428BCD" w14:textId="261DBC29" w:rsidR="003F3E4F" w:rsidRDefault="1ABAA812"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Date of Approval:</w:t>
      </w:r>
      <w:r w:rsidR="33BE3EB6" w:rsidRPr="1E46AA6C">
        <w:rPr>
          <w:rFonts w:ascii="Times New Roman" w:eastAsia="Times New Roman" w:hAnsi="Times New Roman" w:cs="Times New Roman"/>
          <w:sz w:val="24"/>
          <w:szCs w:val="24"/>
        </w:rPr>
        <w:t xml:space="preserve"> 16</w:t>
      </w:r>
      <w:r w:rsidR="33BE3EB6" w:rsidRPr="1E46AA6C">
        <w:rPr>
          <w:rFonts w:ascii="Times New Roman" w:eastAsia="Times New Roman" w:hAnsi="Times New Roman" w:cs="Times New Roman"/>
          <w:sz w:val="24"/>
          <w:szCs w:val="24"/>
          <w:vertAlign w:val="superscript"/>
        </w:rPr>
        <w:t>th</w:t>
      </w:r>
      <w:r w:rsidR="33BE3EB6" w:rsidRPr="1E46AA6C">
        <w:rPr>
          <w:rFonts w:ascii="Times New Roman" w:eastAsia="Times New Roman" w:hAnsi="Times New Roman" w:cs="Times New Roman"/>
          <w:sz w:val="24"/>
          <w:szCs w:val="24"/>
        </w:rPr>
        <w:t xml:space="preserve"> December 2023</w:t>
      </w:r>
    </w:p>
    <w:p w14:paraId="60D49C36" w14:textId="33D4A63B" w:rsidR="003F3E4F" w:rsidRDefault="003F3E4F" w:rsidP="1E46AA6C">
      <w:pPr>
        <w:spacing w:line="360" w:lineRule="auto"/>
        <w:rPr>
          <w:rFonts w:ascii="Times New Roman" w:eastAsia="Times New Roman" w:hAnsi="Times New Roman" w:cs="Times New Roman"/>
          <w:sz w:val="24"/>
          <w:szCs w:val="24"/>
        </w:rPr>
      </w:pPr>
    </w:p>
    <w:p w14:paraId="32E353BA" w14:textId="60798091" w:rsidR="003F3E4F" w:rsidRDefault="003F3E4F" w:rsidP="1E46AA6C">
      <w:pPr>
        <w:spacing w:line="360" w:lineRule="auto"/>
        <w:rPr>
          <w:rFonts w:ascii="Times New Roman" w:eastAsia="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2505"/>
        <w:gridCol w:w="6855"/>
      </w:tblGrid>
      <w:tr w:rsidR="1E46AA6C" w14:paraId="56DDF335" w14:textId="77777777" w:rsidTr="1E46AA6C">
        <w:trPr>
          <w:trHeight w:val="300"/>
        </w:trPr>
        <w:tc>
          <w:tcPr>
            <w:tcW w:w="2505" w:type="dxa"/>
          </w:tcPr>
          <w:p w14:paraId="1F684052" w14:textId="0FECED5C"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Date</w:t>
            </w:r>
          </w:p>
        </w:tc>
        <w:tc>
          <w:tcPr>
            <w:tcW w:w="6855" w:type="dxa"/>
          </w:tcPr>
          <w:p w14:paraId="065923E3" w14:textId="351FB876" w:rsidR="63C375C1" w:rsidRDefault="63C375C1"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17</w:t>
            </w:r>
            <w:r w:rsidRPr="1E46AA6C">
              <w:rPr>
                <w:rFonts w:ascii="Times New Roman" w:eastAsia="Times New Roman" w:hAnsi="Times New Roman" w:cs="Times New Roman"/>
                <w:sz w:val="24"/>
                <w:szCs w:val="24"/>
                <w:vertAlign w:val="superscript"/>
              </w:rPr>
              <w:t>th</w:t>
            </w:r>
            <w:r w:rsidRPr="1E46AA6C">
              <w:rPr>
                <w:rFonts w:ascii="Times New Roman" w:eastAsia="Times New Roman" w:hAnsi="Times New Roman" w:cs="Times New Roman"/>
                <w:sz w:val="24"/>
                <w:szCs w:val="24"/>
              </w:rPr>
              <w:t xml:space="preserve"> December 2023</w:t>
            </w:r>
          </w:p>
        </w:tc>
      </w:tr>
      <w:tr w:rsidR="1E46AA6C" w14:paraId="63AD3921" w14:textId="77777777" w:rsidTr="1E46AA6C">
        <w:trPr>
          <w:trHeight w:val="300"/>
        </w:trPr>
        <w:tc>
          <w:tcPr>
            <w:tcW w:w="2505" w:type="dxa"/>
          </w:tcPr>
          <w:p w14:paraId="036B3BB2" w14:textId="2AF48BBD"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Call to order</w:t>
            </w:r>
          </w:p>
        </w:tc>
        <w:tc>
          <w:tcPr>
            <w:tcW w:w="6855" w:type="dxa"/>
          </w:tcPr>
          <w:p w14:paraId="756B3333" w14:textId="378BB796" w:rsidR="72328CD3" w:rsidRDefault="72328CD3"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The meeting of this OSCA assignment group was held online on Microsoft Teams.   </w:t>
            </w:r>
          </w:p>
        </w:tc>
      </w:tr>
      <w:tr w:rsidR="1E46AA6C" w14:paraId="5EAF54D8" w14:textId="77777777" w:rsidTr="1E46AA6C">
        <w:trPr>
          <w:trHeight w:val="300"/>
        </w:trPr>
        <w:tc>
          <w:tcPr>
            <w:tcW w:w="2505" w:type="dxa"/>
          </w:tcPr>
          <w:p w14:paraId="62361428" w14:textId="209334F6"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Attendees</w:t>
            </w:r>
          </w:p>
        </w:tc>
        <w:tc>
          <w:tcPr>
            <w:tcW w:w="6855" w:type="dxa"/>
          </w:tcPr>
          <w:p w14:paraId="506FF48E" w14:textId="2461FE01" w:rsidR="70FEFF3C" w:rsidRDefault="70FEFF3C"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Vasshan Raj, Tsang Da Xin, Tan Yen Hau, Anantha Krishna, Patrick Woo Soon Tat, Ebenezer Paul.</w:t>
            </w:r>
          </w:p>
        </w:tc>
      </w:tr>
      <w:tr w:rsidR="1E46AA6C" w14:paraId="67C1CCB5" w14:textId="77777777" w:rsidTr="1E46AA6C">
        <w:trPr>
          <w:trHeight w:val="300"/>
        </w:trPr>
        <w:tc>
          <w:tcPr>
            <w:tcW w:w="2505" w:type="dxa"/>
          </w:tcPr>
          <w:p w14:paraId="22657F21" w14:textId="744BB183"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Discussions</w:t>
            </w:r>
          </w:p>
        </w:tc>
        <w:tc>
          <w:tcPr>
            <w:tcW w:w="6855" w:type="dxa"/>
          </w:tcPr>
          <w:p w14:paraId="64A52B2D" w14:textId="6F71365E" w:rsidR="5A4E305F" w:rsidRDefault="5A4E305F"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Doing an overall review upon our assignment. Checking for errors and incomplete parts. </w:t>
            </w:r>
          </w:p>
        </w:tc>
      </w:tr>
      <w:tr w:rsidR="1E46AA6C" w14:paraId="5EA395CF" w14:textId="77777777" w:rsidTr="1E46AA6C">
        <w:trPr>
          <w:trHeight w:val="300"/>
        </w:trPr>
        <w:tc>
          <w:tcPr>
            <w:tcW w:w="2505" w:type="dxa"/>
          </w:tcPr>
          <w:p w14:paraId="509C102D" w14:textId="31BE3544"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Unfinished Business</w:t>
            </w:r>
          </w:p>
        </w:tc>
        <w:tc>
          <w:tcPr>
            <w:tcW w:w="6855" w:type="dxa"/>
          </w:tcPr>
          <w:p w14:paraId="7352FF8E" w14:textId="02CBC822" w:rsidR="4230EDE8" w:rsidRDefault="4230EDE8"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Check for plagiarism. </w:t>
            </w:r>
          </w:p>
        </w:tc>
      </w:tr>
      <w:tr w:rsidR="1E46AA6C" w14:paraId="727AEE96" w14:textId="77777777" w:rsidTr="1E46AA6C">
        <w:trPr>
          <w:trHeight w:val="300"/>
        </w:trPr>
        <w:tc>
          <w:tcPr>
            <w:tcW w:w="2505" w:type="dxa"/>
          </w:tcPr>
          <w:p w14:paraId="31B3F6F2" w14:textId="23907743"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New Business</w:t>
            </w:r>
          </w:p>
        </w:tc>
        <w:tc>
          <w:tcPr>
            <w:tcW w:w="6855" w:type="dxa"/>
          </w:tcPr>
          <w:p w14:paraId="4CFD0DF7" w14:textId="20462488" w:rsidR="53E799FB" w:rsidRDefault="53E799FB"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Submitting the file in Turnitin for similarity report. </w:t>
            </w:r>
          </w:p>
        </w:tc>
      </w:tr>
      <w:tr w:rsidR="1E46AA6C" w14:paraId="45CB80D2" w14:textId="77777777" w:rsidTr="1E46AA6C">
        <w:trPr>
          <w:trHeight w:val="300"/>
        </w:trPr>
        <w:tc>
          <w:tcPr>
            <w:tcW w:w="2505" w:type="dxa"/>
          </w:tcPr>
          <w:p w14:paraId="364F2796" w14:textId="15A62A1C" w:rsidR="70815E5D" w:rsidRDefault="70815E5D" w:rsidP="1E46AA6C">
            <w:pPr>
              <w:spacing w:line="360" w:lineRule="auto"/>
              <w:rPr>
                <w:rFonts w:ascii="Times New Roman" w:eastAsia="Times New Roman" w:hAnsi="Times New Roman" w:cs="Times New Roman"/>
                <w:b/>
                <w:bCs/>
                <w:sz w:val="24"/>
                <w:szCs w:val="24"/>
              </w:rPr>
            </w:pPr>
            <w:r w:rsidRPr="1E46AA6C">
              <w:rPr>
                <w:rFonts w:ascii="Times New Roman" w:eastAsia="Times New Roman" w:hAnsi="Times New Roman" w:cs="Times New Roman"/>
                <w:b/>
                <w:bCs/>
                <w:sz w:val="24"/>
                <w:szCs w:val="24"/>
              </w:rPr>
              <w:t>Announcements</w:t>
            </w:r>
          </w:p>
        </w:tc>
        <w:tc>
          <w:tcPr>
            <w:tcW w:w="6855" w:type="dxa"/>
          </w:tcPr>
          <w:p w14:paraId="016A66F8" w14:textId="3451F03A" w:rsidR="0F605088" w:rsidRDefault="0F605088"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Assignment will be submitted on 18</w:t>
            </w:r>
            <w:r w:rsidRPr="1E46AA6C">
              <w:rPr>
                <w:rFonts w:ascii="Times New Roman" w:eastAsia="Times New Roman" w:hAnsi="Times New Roman" w:cs="Times New Roman"/>
                <w:sz w:val="24"/>
                <w:szCs w:val="24"/>
                <w:vertAlign w:val="superscript"/>
              </w:rPr>
              <w:t>th</w:t>
            </w:r>
            <w:r w:rsidRPr="1E46AA6C">
              <w:rPr>
                <w:rFonts w:ascii="Times New Roman" w:eastAsia="Times New Roman" w:hAnsi="Times New Roman" w:cs="Times New Roman"/>
                <w:sz w:val="24"/>
                <w:szCs w:val="24"/>
              </w:rPr>
              <w:t xml:space="preserve"> December 2023</w:t>
            </w:r>
          </w:p>
        </w:tc>
      </w:tr>
    </w:tbl>
    <w:p w14:paraId="2A9F9B2C" w14:textId="2281D455" w:rsidR="003F3E4F" w:rsidRDefault="1ABAA812"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Secretary: </w:t>
      </w:r>
      <w:r w:rsidR="67959442" w:rsidRPr="1E46AA6C">
        <w:rPr>
          <w:rFonts w:ascii="Times New Roman" w:eastAsia="Times New Roman" w:hAnsi="Times New Roman" w:cs="Times New Roman"/>
          <w:sz w:val="24"/>
          <w:szCs w:val="24"/>
        </w:rPr>
        <w:t>Vasshan Raj</w:t>
      </w:r>
    </w:p>
    <w:p w14:paraId="3D40AE29" w14:textId="5FD9A565" w:rsidR="003F3E4F" w:rsidRDefault="1ABAA812"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Date of Approval: </w:t>
      </w:r>
      <w:r w:rsidR="0C29A49C" w:rsidRPr="1E46AA6C">
        <w:rPr>
          <w:rFonts w:ascii="Times New Roman" w:eastAsia="Times New Roman" w:hAnsi="Times New Roman" w:cs="Times New Roman"/>
          <w:sz w:val="24"/>
          <w:szCs w:val="24"/>
        </w:rPr>
        <w:t>17</w:t>
      </w:r>
      <w:r w:rsidR="0C29A49C" w:rsidRPr="1E46AA6C">
        <w:rPr>
          <w:rFonts w:ascii="Times New Roman" w:eastAsia="Times New Roman" w:hAnsi="Times New Roman" w:cs="Times New Roman"/>
          <w:sz w:val="24"/>
          <w:szCs w:val="24"/>
          <w:vertAlign w:val="superscript"/>
        </w:rPr>
        <w:t>th</w:t>
      </w:r>
      <w:r w:rsidR="0C29A49C" w:rsidRPr="1E46AA6C">
        <w:rPr>
          <w:rFonts w:ascii="Times New Roman" w:eastAsia="Times New Roman" w:hAnsi="Times New Roman" w:cs="Times New Roman"/>
          <w:sz w:val="24"/>
          <w:szCs w:val="24"/>
        </w:rPr>
        <w:t xml:space="preserve"> December 2023</w:t>
      </w:r>
    </w:p>
    <w:p w14:paraId="3C43E15E" w14:textId="0646BF5D" w:rsidR="003F3E4F" w:rsidRDefault="003F3E4F" w:rsidP="00AE7743">
      <w:pPr>
        <w:pStyle w:val="Heading1"/>
      </w:pPr>
    </w:p>
    <w:p w14:paraId="09363BC0" w14:textId="510A0576" w:rsidR="003F3E4F" w:rsidRDefault="003F3E4F" w:rsidP="00AE7743">
      <w:pPr>
        <w:pStyle w:val="Heading1"/>
      </w:pPr>
    </w:p>
    <w:p w14:paraId="218076FD" w14:textId="0ED4E1DF" w:rsidR="003F3E4F" w:rsidRDefault="003F3E4F" w:rsidP="00AE7743">
      <w:pPr>
        <w:pStyle w:val="Heading1"/>
      </w:pPr>
    </w:p>
    <w:p w14:paraId="2EB83A55" w14:textId="784BECC5" w:rsidR="003F3E4F" w:rsidRDefault="003F3E4F" w:rsidP="1E46AA6C"/>
    <w:p w14:paraId="1B2E0DDB" w14:textId="77777777" w:rsidR="00C727DA" w:rsidRDefault="00C727DA" w:rsidP="1E46AA6C"/>
    <w:p w14:paraId="3F38A0E1" w14:textId="5A04D9A9" w:rsidR="003F3E4F" w:rsidRDefault="74E99C34" w:rsidP="00AE7743">
      <w:pPr>
        <w:pStyle w:val="Heading1"/>
      </w:pPr>
      <w:bookmarkStart w:id="24" w:name="_Toc153706362"/>
      <w:r>
        <w:lastRenderedPageBreak/>
        <w:t xml:space="preserve">8.3 </w:t>
      </w:r>
      <w:r w:rsidR="001E65A0">
        <w:t>Frequently asked question</w:t>
      </w:r>
      <w:bookmarkEnd w:id="24"/>
    </w:p>
    <w:p w14:paraId="1D0ABF1D" w14:textId="1D7A18EB" w:rsidR="00D71BB2" w:rsidRPr="00131932" w:rsidRDefault="009B4D12"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1.</w:t>
      </w:r>
      <w:r w:rsidR="00666A21" w:rsidRPr="1E46AA6C">
        <w:rPr>
          <w:rFonts w:ascii="Times New Roman" w:eastAsia="Times New Roman" w:hAnsi="Times New Roman" w:cs="Times New Roman"/>
          <w:b/>
          <w:sz w:val="24"/>
          <w:szCs w:val="24"/>
          <w:u w:val="single"/>
        </w:rPr>
        <w:t xml:space="preserve"> </w:t>
      </w:r>
      <w:r w:rsidR="00D71BB2" w:rsidRPr="1E46AA6C">
        <w:rPr>
          <w:rFonts w:ascii="Times New Roman" w:eastAsia="Times New Roman" w:hAnsi="Times New Roman" w:cs="Times New Roman"/>
          <w:b/>
          <w:sz w:val="24"/>
          <w:szCs w:val="24"/>
          <w:u w:val="single"/>
        </w:rPr>
        <w:t>What</w:t>
      </w:r>
      <w:r w:rsidR="00B9510B">
        <w:rPr>
          <w:rFonts w:ascii="Times New Roman" w:eastAsia="Times New Roman" w:hAnsi="Times New Roman" w:cs="Times New Roman"/>
          <w:b/>
          <w:sz w:val="24"/>
          <w:szCs w:val="24"/>
          <w:u w:val="single"/>
        </w:rPr>
        <w:t xml:space="preserve"> i</w:t>
      </w:r>
      <w:r w:rsidR="00D71BB2" w:rsidRPr="1E46AA6C">
        <w:rPr>
          <w:rFonts w:ascii="Times New Roman" w:eastAsia="Times New Roman" w:hAnsi="Times New Roman" w:cs="Times New Roman"/>
          <w:b/>
          <w:sz w:val="24"/>
          <w:szCs w:val="24"/>
          <w:u w:val="single"/>
        </w:rPr>
        <w:t>s the difference between the PS5 console and the PS5 Digital Edition console?</w:t>
      </w:r>
    </w:p>
    <w:p w14:paraId="40527A66" w14:textId="633F5C55" w:rsidR="00D71BB2" w:rsidRDefault="00D71BB2"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The difference between the PS5 </w:t>
      </w:r>
      <w:r w:rsidR="00CA3CDA">
        <w:rPr>
          <w:rFonts w:ascii="Times New Roman" w:eastAsia="Times New Roman" w:hAnsi="Times New Roman" w:cs="Times New Roman"/>
          <w:sz w:val="24"/>
          <w:szCs w:val="24"/>
        </w:rPr>
        <w:t>vs</w:t>
      </w:r>
      <w:r w:rsidRPr="1E46AA6C">
        <w:rPr>
          <w:rFonts w:ascii="Times New Roman" w:eastAsia="Times New Roman" w:hAnsi="Times New Roman" w:cs="Times New Roman"/>
          <w:sz w:val="24"/>
          <w:szCs w:val="24"/>
        </w:rPr>
        <w:t xml:space="preserve"> the PS5 </w:t>
      </w:r>
      <w:r w:rsidR="00892B80">
        <w:rPr>
          <w:rFonts w:ascii="Times New Roman" w:eastAsia="Times New Roman" w:hAnsi="Times New Roman" w:cs="Times New Roman"/>
          <w:sz w:val="24"/>
          <w:szCs w:val="24"/>
        </w:rPr>
        <w:t>d</w:t>
      </w:r>
      <w:r w:rsidRPr="1E46AA6C">
        <w:rPr>
          <w:rFonts w:ascii="Times New Roman" w:eastAsia="Times New Roman" w:hAnsi="Times New Roman" w:cs="Times New Roman"/>
          <w:sz w:val="24"/>
          <w:szCs w:val="24"/>
        </w:rPr>
        <w:t xml:space="preserve">igital </w:t>
      </w:r>
      <w:r w:rsidR="00892B80">
        <w:rPr>
          <w:rFonts w:ascii="Times New Roman" w:eastAsia="Times New Roman" w:hAnsi="Times New Roman" w:cs="Times New Roman"/>
          <w:sz w:val="24"/>
          <w:szCs w:val="24"/>
        </w:rPr>
        <w:t>e</w:t>
      </w:r>
      <w:r w:rsidRPr="1E46AA6C">
        <w:rPr>
          <w:rFonts w:ascii="Times New Roman" w:eastAsia="Times New Roman" w:hAnsi="Times New Roman" w:cs="Times New Roman"/>
          <w:sz w:val="24"/>
          <w:szCs w:val="24"/>
        </w:rPr>
        <w:t>ditio</w:t>
      </w:r>
      <w:r w:rsidR="00892B80">
        <w:rPr>
          <w:rFonts w:ascii="Times New Roman" w:eastAsia="Times New Roman" w:hAnsi="Times New Roman" w:cs="Times New Roman"/>
          <w:sz w:val="24"/>
          <w:szCs w:val="24"/>
        </w:rPr>
        <w:t>n</w:t>
      </w:r>
      <w:r w:rsidRPr="1E46AA6C">
        <w:rPr>
          <w:rFonts w:ascii="Times New Roman" w:eastAsia="Times New Roman" w:hAnsi="Times New Roman" w:cs="Times New Roman"/>
          <w:sz w:val="24"/>
          <w:szCs w:val="24"/>
        </w:rPr>
        <w:t xml:space="preserve"> is </w:t>
      </w:r>
      <w:r w:rsidR="00892B80">
        <w:rPr>
          <w:rFonts w:ascii="Times New Roman" w:eastAsia="Times New Roman" w:hAnsi="Times New Roman" w:cs="Times New Roman"/>
          <w:sz w:val="24"/>
          <w:szCs w:val="24"/>
        </w:rPr>
        <w:t>if it has a</w:t>
      </w:r>
      <w:r w:rsidRPr="1E46AA6C">
        <w:rPr>
          <w:rFonts w:ascii="Times New Roman" w:eastAsia="Times New Roman" w:hAnsi="Times New Roman" w:cs="Times New Roman"/>
          <w:sz w:val="24"/>
          <w:szCs w:val="24"/>
        </w:rPr>
        <w:t xml:space="preserve"> </w:t>
      </w:r>
      <w:r w:rsidR="00892B80">
        <w:rPr>
          <w:rFonts w:ascii="Times New Roman" w:eastAsia="Times New Roman" w:hAnsi="Times New Roman" w:cs="Times New Roman"/>
          <w:sz w:val="24"/>
          <w:szCs w:val="24"/>
        </w:rPr>
        <w:t>u</w:t>
      </w:r>
      <w:r w:rsidRPr="1E46AA6C">
        <w:rPr>
          <w:rFonts w:ascii="Times New Roman" w:eastAsia="Times New Roman" w:hAnsi="Times New Roman" w:cs="Times New Roman"/>
          <w:sz w:val="24"/>
          <w:szCs w:val="24"/>
        </w:rPr>
        <w:t xml:space="preserve">ltra HD Blu-ray disc drive in the console. The PS5 Digital Edition console does not </w:t>
      </w:r>
      <w:r w:rsidR="009C0E83">
        <w:rPr>
          <w:rFonts w:ascii="Times New Roman" w:eastAsia="Times New Roman" w:hAnsi="Times New Roman" w:cs="Times New Roman"/>
          <w:sz w:val="24"/>
          <w:szCs w:val="24"/>
        </w:rPr>
        <w:t>have one.</w:t>
      </w:r>
    </w:p>
    <w:p w14:paraId="48FA2624" w14:textId="5DFD9D3E" w:rsidR="003F3E4F"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2. </w:t>
      </w:r>
      <w:r w:rsidR="003F3E4F" w:rsidRPr="1E46AA6C">
        <w:rPr>
          <w:rFonts w:ascii="Times New Roman" w:eastAsia="Times New Roman" w:hAnsi="Times New Roman" w:cs="Times New Roman"/>
          <w:b/>
          <w:sz w:val="24"/>
          <w:szCs w:val="24"/>
          <w:u w:val="single"/>
        </w:rPr>
        <w:t>What</w:t>
      </w:r>
      <w:r w:rsidR="009C0E83">
        <w:rPr>
          <w:rFonts w:ascii="Times New Roman" w:eastAsia="Times New Roman" w:hAnsi="Times New Roman" w:cs="Times New Roman"/>
          <w:b/>
          <w:sz w:val="24"/>
          <w:szCs w:val="24"/>
          <w:u w:val="single"/>
        </w:rPr>
        <w:t xml:space="preserve"> is </w:t>
      </w:r>
      <w:r w:rsidR="003F3E4F" w:rsidRPr="1E46AA6C">
        <w:rPr>
          <w:rFonts w:ascii="Times New Roman" w:eastAsia="Times New Roman" w:hAnsi="Times New Roman" w:cs="Times New Roman"/>
          <w:b/>
          <w:sz w:val="24"/>
          <w:szCs w:val="24"/>
          <w:u w:val="single"/>
        </w:rPr>
        <w:t xml:space="preserve"> special about PS5’s SSD?</w:t>
      </w:r>
    </w:p>
    <w:p w14:paraId="3AA8D6A8" w14:textId="1075688C" w:rsidR="003F3E4F" w:rsidRDefault="003F3E4F"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PS5’s ultra-high-speed SSD </w:t>
      </w:r>
      <w:r w:rsidR="00BB0BE2">
        <w:rPr>
          <w:rFonts w:ascii="Times New Roman" w:eastAsia="Times New Roman" w:hAnsi="Times New Roman" w:cs="Times New Roman"/>
          <w:sz w:val="24"/>
          <w:szCs w:val="24"/>
        </w:rPr>
        <w:t>is</w:t>
      </w:r>
      <w:r w:rsidRPr="1E46AA6C">
        <w:rPr>
          <w:rFonts w:ascii="Times New Roman" w:eastAsia="Times New Roman" w:hAnsi="Times New Roman" w:cs="Times New Roman"/>
          <w:sz w:val="24"/>
          <w:szCs w:val="24"/>
        </w:rPr>
        <w:t xml:space="preserve"> to </w:t>
      </w:r>
      <w:r w:rsidR="00BB0BE2">
        <w:rPr>
          <w:rFonts w:ascii="Times New Roman" w:eastAsia="Times New Roman" w:hAnsi="Times New Roman" w:cs="Times New Roman"/>
          <w:sz w:val="24"/>
          <w:szCs w:val="24"/>
        </w:rPr>
        <w:t>remove</w:t>
      </w:r>
      <w:r w:rsidRPr="1E46AA6C">
        <w:rPr>
          <w:rFonts w:ascii="Times New Roman" w:eastAsia="Times New Roman" w:hAnsi="Times New Roman" w:cs="Times New Roman"/>
          <w:sz w:val="24"/>
          <w:szCs w:val="24"/>
        </w:rPr>
        <w:t xml:space="preserve"> loading </w:t>
      </w:r>
      <w:r w:rsidR="00BB0BE2">
        <w:rPr>
          <w:rFonts w:ascii="Times New Roman" w:eastAsia="Times New Roman" w:hAnsi="Times New Roman" w:cs="Times New Roman"/>
          <w:sz w:val="24"/>
          <w:szCs w:val="24"/>
        </w:rPr>
        <w:t>screen times</w:t>
      </w:r>
      <w:r w:rsidRPr="1E46AA6C">
        <w:rPr>
          <w:rFonts w:ascii="Times New Roman" w:eastAsia="Times New Roman" w:hAnsi="Times New Roman" w:cs="Times New Roman"/>
          <w:sz w:val="24"/>
          <w:szCs w:val="24"/>
        </w:rPr>
        <w:t xml:space="preserve">. Developers </w:t>
      </w:r>
      <w:r w:rsidR="00366D84" w:rsidRPr="1E46AA6C">
        <w:rPr>
          <w:rFonts w:ascii="Times New Roman" w:eastAsia="Times New Roman" w:hAnsi="Times New Roman" w:cs="Times New Roman"/>
          <w:sz w:val="24"/>
          <w:szCs w:val="24"/>
        </w:rPr>
        <w:t>can</w:t>
      </w:r>
      <w:r w:rsidRPr="1E46AA6C">
        <w:rPr>
          <w:rFonts w:ascii="Times New Roman" w:eastAsia="Times New Roman" w:hAnsi="Times New Roman" w:cs="Times New Roman"/>
          <w:sz w:val="24"/>
          <w:szCs w:val="24"/>
        </w:rPr>
        <w:t xml:space="preserve"> stream assets into PS5 games </w:t>
      </w:r>
      <w:r w:rsidR="00835D4B">
        <w:rPr>
          <w:rFonts w:ascii="Times New Roman" w:eastAsia="Times New Roman" w:hAnsi="Times New Roman" w:cs="Times New Roman"/>
          <w:sz w:val="24"/>
          <w:szCs w:val="24"/>
        </w:rPr>
        <w:t>very quickly. With t</w:t>
      </w:r>
      <w:r w:rsidRPr="1E46AA6C">
        <w:rPr>
          <w:rFonts w:ascii="Times New Roman" w:eastAsia="Times New Roman" w:hAnsi="Times New Roman" w:cs="Times New Roman"/>
          <w:sz w:val="24"/>
          <w:szCs w:val="24"/>
        </w:rPr>
        <w:t>h</w:t>
      </w:r>
      <w:r w:rsidR="00835D4B">
        <w:rPr>
          <w:rFonts w:ascii="Times New Roman" w:eastAsia="Times New Roman" w:hAnsi="Times New Roman" w:cs="Times New Roman"/>
          <w:sz w:val="24"/>
          <w:szCs w:val="24"/>
        </w:rPr>
        <w:t>e</w:t>
      </w:r>
      <w:r w:rsidRPr="1E46AA6C">
        <w:rPr>
          <w:rFonts w:ascii="Times New Roman" w:eastAsia="Times New Roman" w:hAnsi="Times New Roman" w:cs="Times New Roman"/>
          <w:sz w:val="24"/>
          <w:szCs w:val="24"/>
        </w:rPr>
        <w:t xml:space="preserve"> enhanced speed </w:t>
      </w:r>
      <w:r w:rsidR="000C0469">
        <w:rPr>
          <w:rFonts w:ascii="Times New Roman" w:eastAsia="Times New Roman" w:hAnsi="Times New Roman" w:cs="Times New Roman"/>
          <w:sz w:val="24"/>
          <w:szCs w:val="24"/>
        </w:rPr>
        <w:t>of the SSD, this enables</w:t>
      </w:r>
      <w:r w:rsidRPr="1E46AA6C">
        <w:rPr>
          <w:rFonts w:ascii="Times New Roman" w:eastAsia="Times New Roman" w:hAnsi="Times New Roman" w:cs="Times New Roman"/>
          <w:sz w:val="24"/>
          <w:szCs w:val="24"/>
        </w:rPr>
        <w:t xml:space="preserve"> game developers to create larger, richer worlds without limitations</w:t>
      </w:r>
      <w:r w:rsidR="000C0469">
        <w:rPr>
          <w:rFonts w:ascii="Times New Roman" w:eastAsia="Times New Roman" w:hAnsi="Times New Roman" w:cs="Times New Roman"/>
          <w:sz w:val="24"/>
          <w:szCs w:val="24"/>
        </w:rPr>
        <w:t xml:space="preserve"> like a HDD with slow</w:t>
      </w:r>
      <w:r w:rsidRPr="1E46AA6C">
        <w:rPr>
          <w:rFonts w:ascii="Times New Roman" w:eastAsia="Times New Roman" w:hAnsi="Times New Roman" w:cs="Times New Roman"/>
          <w:sz w:val="24"/>
          <w:szCs w:val="24"/>
        </w:rPr>
        <w:t xml:space="preserve"> load times and </w:t>
      </w:r>
      <w:r w:rsidR="00027ED9" w:rsidRPr="1E46AA6C">
        <w:rPr>
          <w:rFonts w:ascii="Times New Roman" w:eastAsia="Times New Roman" w:hAnsi="Times New Roman" w:cs="Times New Roman"/>
          <w:sz w:val="24"/>
          <w:szCs w:val="24"/>
        </w:rPr>
        <w:t>it</w:t>
      </w:r>
      <w:r w:rsidRPr="1E46AA6C">
        <w:rPr>
          <w:rFonts w:ascii="Times New Roman" w:eastAsia="Times New Roman" w:hAnsi="Times New Roman" w:cs="Times New Roman"/>
          <w:sz w:val="24"/>
          <w:szCs w:val="24"/>
        </w:rPr>
        <w:t xml:space="preserve"> allows </w:t>
      </w:r>
      <w:r w:rsidR="000C0469">
        <w:rPr>
          <w:rFonts w:ascii="Times New Roman" w:eastAsia="Times New Roman" w:hAnsi="Times New Roman" w:cs="Times New Roman"/>
          <w:sz w:val="24"/>
          <w:szCs w:val="24"/>
        </w:rPr>
        <w:t>users</w:t>
      </w:r>
      <w:r w:rsidRPr="1E46AA6C">
        <w:rPr>
          <w:rFonts w:ascii="Times New Roman" w:eastAsia="Times New Roman" w:hAnsi="Times New Roman" w:cs="Times New Roman"/>
          <w:sz w:val="24"/>
          <w:szCs w:val="24"/>
        </w:rPr>
        <w:t xml:space="preserve"> to spend more time gaming than waiting.</w:t>
      </w:r>
    </w:p>
    <w:p w14:paraId="24BD68B8" w14:textId="48F6A48F" w:rsidR="005C1364"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3. </w:t>
      </w:r>
      <w:r w:rsidR="00510B53" w:rsidRPr="1E46AA6C">
        <w:rPr>
          <w:rFonts w:ascii="Times New Roman" w:eastAsia="Times New Roman" w:hAnsi="Times New Roman" w:cs="Times New Roman"/>
          <w:b/>
          <w:sz w:val="24"/>
          <w:szCs w:val="24"/>
          <w:u w:val="single"/>
        </w:rPr>
        <w:t>What input/output ports and connectivity features does PS5 support?</w:t>
      </w:r>
    </w:p>
    <w:p w14:paraId="14657F73" w14:textId="1FA95CBC" w:rsidR="00711401" w:rsidRPr="00711401" w:rsidRDefault="001E7B30" w:rsidP="1E46AA6C">
      <w:pPr>
        <w:pStyle w:val="ListParagraph"/>
        <w:numPr>
          <w:ilvl w:val="0"/>
          <w:numId w:val="22"/>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Front I/O</w:t>
      </w:r>
      <w:r w:rsidR="00711401" w:rsidRPr="1E46AA6C">
        <w:rPr>
          <w:rFonts w:ascii="Times New Roman" w:eastAsia="Times New Roman" w:hAnsi="Times New Roman" w:cs="Times New Roman"/>
          <w:sz w:val="24"/>
          <w:szCs w:val="24"/>
        </w:rPr>
        <w:t xml:space="preserve">: </w:t>
      </w:r>
      <w:r w:rsidR="000C559D" w:rsidRPr="1E46AA6C">
        <w:rPr>
          <w:rFonts w:ascii="Times New Roman" w:eastAsia="Times New Roman" w:hAnsi="Times New Roman" w:cs="Times New Roman"/>
          <w:sz w:val="24"/>
          <w:szCs w:val="24"/>
        </w:rPr>
        <w:t xml:space="preserve">1x </w:t>
      </w:r>
      <w:r w:rsidR="00711401" w:rsidRPr="1E46AA6C">
        <w:rPr>
          <w:rFonts w:ascii="Times New Roman" w:eastAsia="Times New Roman" w:hAnsi="Times New Roman" w:cs="Times New Roman"/>
          <w:sz w:val="24"/>
          <w:szCs w:val="24"/>
        </w:rPr>
        <w:t>USB</w:t>
      </w:r>
      <w:r w:rsidR="00972792" w:rsidRPr="1E46AA6C">
        <w:rPr>
          <w:rFonts w:ascii="Times New Roman" w:eastAsia="Times New Roman" w:hAnsi="Times New Roman" w:cs="Times New Roman"/>
          <w:sz w:val="24"/>
          <w:szCs w:val="24"/>
        </w:rPr>
        <w:t xml:space="preserve"> Type-C port</w:t>
      </w:r>
      <w:r w:rsidR="006162C1" w:rsidRPr="1E46AA6C">
        <w:rPr>
          <w:rFonts w:ascii="Times New Roman" w:eastAsia="Times New Roman" w:hAnsi="Times New Roman" w:cs="Times New Roman"/>
          <w:sz w:val="24"/>
          <w:szCs w:val="24"/>
        </w:rPr>
        <w:t xml:space="preserve">, </w:t>
      </w:r>
      <w:r w:rsidR="000C559D" w:rsidRPr="1E46AA6C">
        <w:rPr>
          <w:rFonts w:ascii="Times New Roman" w:eastAsia="Times New Roman" w:hAnsi="Times New Roman" w:cs="Times New Roman"/>
          <w:sz w:val="24"/>
          <w:szCs w:val="24"/>
        </w:rPr>
        <w:t xml:space="preserve">1x </w:t>
      </w:r>
      <w:r w:rsidR="006162C1" w:rsidRPr="1E46AA6C">
        <w:rPr>
          <w:rFonts w:ascii="Times New Roman" w:eastAsia="Times New Roman" w:hAnsi="Times New Roman" w:cs="Times New Roman"/>
          <w:sz w:val="24"/>
          <w:szCs w:val="24"/>
        </w:rPr>
        <w:t>USB Type-A port</w:t>
      </w:r>
    </w:p>
    <w:p w14:paraId="659ABC7A" w14:textId="166444A0" w:rsidR="001E7B30" w:rsidRPr="00711401" w:rsidRDefault="001E7B30" w:rsidP="1E46AA6C">
      <w:pPr>
        <w:pStyle w:val="ListParagraph"/>
        <w:numPr>
          <w:ilvl w:val="0"/>
          <w:numId w:val="22"/>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Back I/O: 2x USB Type-A port</w:t>
      </w:r>
      <w:r w:rsidR="00B56885" w:rsidRPr="1E46AA6C">
        <w:rPr>
          <w:rFonts w:ascii="Times New Roman" w:eastAsia="Times New Roman" w:hAnsi="Times New Roman" w:cs="Times New Roman"/>
          <w:sz w:val="24"/>
          <w:szCs w:val="24"/>
        </w:rPr>
        <w:t xml:space="preserve">, HDMI port, </w:t>
      </w:r>
      <w:r w:rsidR="009577AC" w:rsidRPr="1E46AA6C">
        <w:rPr>
          <w:rFonts w:ascii="Times New Roman" w:eastAsia="Times New Roman" w:hAnsi="Times New Roman" w:cs="Times New Roman"/>
          <w:sz w:val="24"/>
          <w:szCs w:val="24"/>
        </w:rPr>
        <w:t>LAN port</w:t>
      </w:r>
      <w:r w:rsidRPr="1E46AA6C">
        <w:rPr>
          <w:rFonts w:ascii="Times New Roman" w:eastAsia="Times New Roman" w:hAnsi="Times New Roman" w:cs="Times New Roman"/>
          <w:sz w:val="24"/>
          <w:szCs w:val="24"/>
        </w:rPr>
        <w:t xml:space="preserve"> </w:t>
      </w:r>
    </w:p>
    <w:p w14:paraId="4824FFAF" w14:textId="278DBA29" w:rsidR="008924FD"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4. </w:t>
      </w:r>
      <w:r w:rsidR="008924FD" w:rsidRPr="1E46AA6C">
        <w:rPr>
          <w:rFonts w:ascii="Times New Roman" w:eastAsia="Times New Roman" w:hAnsi="Times New Roman" w:cs="Times New Roman"/>
          <w:b/>
          <w:sz w:val="24"/>
          <w:szCs w:val="24"/>
          <w:u w:val="single"/>
        </w:rPr>
        <w:t>Does PS5 use an external power brick?</w:t>
      </w:r>
    </w:p>
    <w:p w14:paraId="353C5453" w14:textId="59671B87" w:rsidR="008924FD" w:rsidRDefault="008924FD"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No, PS5 </w:t>
      </w:r>
      <w:r w:rsidR="000C0469">
        <w:rPr>
          <w:rFonts w:ascii="Times New Roman" w:eastAsia="Times New Roman" w:hAnsi="Times New Roman" w:cs="Times New Roman"/>
          <w:sz w:val="24"/>
          <w:szCs w:val="24"/>
        </w:rPr>
        <w:t xml:space="preserve">has a bulit </w:t>
      </w:r>
      <w:r w:rsidR="00DC4301">
        <w:rPr>
          <w:rFonts w:ascii="Times New Roman" w:eastAsia="Times New Roman" w:hAnsi="Times New Roman" w:cs="Times New Roman"/>
          <w:sz w:val="24"/>
          <w:szCs w:val="24"/>
        </w:rPr>
        <w:t>in power brick.</w:t>
      </w:r>
    </w:p>
    <w:p w14:paraId="70E43AC6" w14:textId="5687FAC7" w:rsidR="004C40A6"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5. </w:t>
      </w:r>
      <w:r w:rsidR="004C40A6" w:rsidRPr="1E46AA6C">
        <w:rPr>
          <w:rFonts w:ascii="Times New Roman" w:eastAsia="Times New Roman" w:hAnsi="Times New Roman" w:cs="Times New Roman"/>
          <w:b/>
          <w:sz w:val="24"/>
          <w:szCs w:val="24"/>
          <w:u w:val="single"/>
        </w:rPr>
        <w:t>What is included in the PS5 box at launch?</w:t>
      </w:r>
    </w:p>
    <w:p w14:paraId="3266A66B" w14:textId="1CD93763" w:rsidR="004C40A6" w:rsidRPr="00E8148A" w:rsidRDefault="00AF7223" w:rsidP="1E46AA6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 on the model you purchase, it’ll include</w:t>
      </w:r>
    </w:p>
    <w:p w14:paraId="270B1570" w14:textId="77777777" w:rsidR="004C40A6" w:rsidRDefault="004C40A6" w:rsidP="1E46AA6C">
      <w:pPr>
        <w:pStyle w:val="ListParagraph"/>
        <w:numPr>
          <w:ilvl w:val="0"/>
          <w:numId w:val="15"/>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The PS5 console or PS5 Digital Edition console</w:t>
      </w:r>
    </w:p>
    <w:p w14:paraId="6F4236DC" w14:textId="51E95FBE" w:rsidR="004C40A6" w:rsidRDefault="009C60D5" w:rsidP="1E46AA6C">
      <w:pPr>
        <w:pStyle w:val="ListParagraph"/>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1x</w:t>
      </w:r>
      <w:r w:rsidR="004C40A6" w:rsidRPr="1E46AA6C">
        <w:rPr>
          <w:rFonts w:ascii="Times New Roman" w:eastAsia="Times New Roman" w:hAnsi="Times New Roman" w:cs="Times New Roman"/>
          <w:sz w:val="24"/>
          <w:szCs w:val="24"/>
        </w:rPr>
        <w:t xml:space="preserve"> DualSense wireless controller</w:t>
      </w:r>
    </w:p>
    <w:p w14:paraId="5A3F9992" w14:textId="04674931" w:rsidR="004C40A6" w:rsidRDefault="004C40A6" w:rsidP="1E46AA6C">
      <w:pPr>
        <w:pStyle w:val="ListParagraph"/>
        <w:numPr>
          <w:ilvl w:val="0"/>
          <w:numId w:val="15"/>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USB Type-C to Type A charging cable for the controller</w:t>
      </w:r>
    </w:p>
    <w:p w14:paraId="54F3556C" w14:textId="591B3905" w:rsidR="004C40A6" w:rsidRDefault="004C40A6" w:rsidP="1E46AA6C">
      <w:pPr>
        <w:pStyle w:val="ListParagraph"/>
        <w:numPr>
          <w:ilvl w:val="0"/>
          <w:numId w:val="15"/>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HDMI cable </w:t>
      </w:r>
    </w:p>
    <w:p w14:paraId="1620F2D8" w14:textId="77777777" w:rsidR="004C40A6" w:rsidRDefault="004C40A6" w:rsidP="1E46AA6C">
      <w:pPr>
        <w:pStyle w:val="ListParagraph"/>
        <w:numPr>
          <w:ilvl w:val="0"/>
          <w:numId w:val="15"/>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AC power cord</w:t>
      </w:r>
    </w:p>
    <w:p w14:paraId="0910FD72" w14:textId="37F383E8" w:rsidR="004C40A6" w:rsidRDefault="00656E53" w:rsidP="1E46AA6C">
      <w:pPr>
        <w:pStyle w:val="ListParagraph"/>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PS5 base</w:t>
      </w:r>
    </w:p>
    <w:p w14:paraId="7425D07D" w14:textId="527ABD31" w:rsidR="004C40A6" w:rsidRDefault="004C40A6" w:rsidP="1E46AA6C">
      <w:pPr>
        <w:pStyle w:val="ListParagraph"/>
        <w:numPr>
          <w:ilvl w:val="0"/>
          <w:numId w:val="15"/>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Quick </w:t>
      </w:r>
      <w:r w:rsidR="00656E53">
        <w:rPr>
          <w:rFonts w:ascii="Times New Roman" w:eastAsia="Times New Roman" w:hAnsi="Times New Roman" w:cs="Times New Roman"/>
          <w:sz w:val="24"/>
          <w:szCs w:val="24"/>
        </w:rPr>
        <w:t>start</w:t>
      </w:r>
      <w:r w:rsidRPr="1E46AA6C">
        <w:rPr>
          <w:rFonts w:ascii="Times New Roman" w:eastAsia="Times New Roman" w:hAnsi="Times New Roman" w:cs="Times New Roman"/>
          <w:sz w:val="24"/>
          <w:szCs w:val="24"/>
        </w:rPr>
        <w:t xml:space="preserve"> and </w:t>
      </w:r>
      <w:r w:rsidR="00656E53">
        <w:rPr>
          <w:rFonts w:ascii="Times New Roman" w:eastAsia="Times New Roman" w:hAnsi="Times New Roman" w:cs="Times New Roman"/>
          <w:sz w:val="24"/>
          <w:szCs w:val="24"/>
        </w:rPr>
        <w:t>safety</w:t>
      </w:r>
      <w:r w:rsidRPr="1E46AA6C">
        <w:rPr>
          <w:rFonts w:ascii="Times New Roman" w:eastAsia="Times New Roman" w:hAnsi="Times New Roman" w:cs="Times New Roman"/>
          <w:sz w:val="24"/>
          <w:szCs w:val="24"/>
        </w:rPr>
        <w:t xml:space="preserve"> guide</w:t>
      </w:r>
    </w:p>
    <w:p w14:paraId="7C8A9591" w14:textId="75A2C439" w:rsidR="00316915"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6. </w:t>
      </w:r>
      <w:r w:rsidR="00316915" w:rsidRPr="1E46AA6C">
        <w:rPr>
          <w:rFonts w:ascii="Times New Roman" w:eastAsia="Times New Roman" w:hAnsi="Times New Roman" w:cs="Times New Roman"/>
          <w:b/>
          <w:sz w:val="24"/>
          <w:szCs w:val="24"/>
          <w:u w:val="single"/>
        </w:rPr>
        <w:t>Does PS5 support backward compatibility for games?</w:t>
      </w:r>
    </w:p>
    <w:p w14:paraId="73EE8561" w14:textId="44AE269F" w:rsidR="006239BC" w:rsidRPr="00C727DA" w:rsidRDefault="00315AFB" w:rsidP="1E46AA6C">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The </w:t>
      </w:r>
      <w:r w:rsidR="00087FFC">
        <w:rPr>
          <w:rFonts w:ascii="Times New Roman" w:eastAsia="Times New Roman" w:hAnsi="Times New Roman" w:cs="Times New Roman"/>
          <w:sz w:val="24"/>
          <w:szCs w:val="24"/>
        </w:rPr>
        <w:t>PS5</w:t>
      </w:r>
      <w:r w:rsidRPr="1E46AA6C">
        <w:rPr>
          <w:rFonts w:ascii="Times New Roman" w:eastAsia="Times New Roman" w:hAnsi="Times New Roman" w:cs="Times New Roman"/>
          <w:sz w:val="24"/>
          <w:szCs w:val="24"/>
        </w:rPr>
        <w:t xml:space="preserve"> console is backward</w:t>
      </w:r>
      <w:r w:rsidR="00087FFC">
        <w:rPr>
          <w:rFonts w:ascii="Times New Roman" w:eastAsia="Times New Roman" w:hAnsi="Times New Roman" w:cs="Times New Roman"/>
          <w:sz w:val="24"/>
          <w:szCs w:val="24"/>
        </w:rPr>
        <w:t>s</w:t>
      </w:r>
      <w:r w:rsidRPr="1E46AA6C">
        <w:rPr>
          <w:rFonts w:ascii="Times New Roman" w:eastAsia="Times New Roman" w:hAnsi="Times New Roman" w:cs="Times New Roman"/>
          <w:sz w:val="24"/>
          <w:szCs w:val="24"/>
        </w:rPr>
        <w:t xml:space="preserve"> compatible wit</w:t>
      </w:r>
      <w:r w:rsidR="00087FFC">
        <w:rPr>
          <w:rFonts w:ascii="Times New Roman" w:eastAsia="Times New Roman" w:hAnsi="Times New Roman" w:cs="Times New Roman"/>
          <w:sz w:val="24"/>
          <w:szCs w:val="24"/>
        </w:rPr>
        <w:t>h most PS4</w:t>
      </w:r>
      <w:r w:rsidRPr="1E46AA6C">
        <w:rPr>
          <w:rFonts w:ascii="Times New Roman" w:eastAsia="Times New Roman" w:hAnsi="Times New Roman" w:cs="Times New Roman"/>
          <w:sz w:val="24"/>
          <w:szCs w:val="24"/>
        </w:rPr>
        <w:t xml:space="preserve"> games.</w:t>
      </w:r>
      <w:r w:rsidR="002C7AB4">
        <w:rPr>
          <w:rFonts w:ascii="Times New Roman" w:eastAsia="Times New Roman" w:hAnsi="Times New Roman" w:cs="Times New Roman"/>
          <w:sz w:val="24"/>
          <w:szCs w:val="24"/>
        </w:rPr>
        <w:t xml:space="preserve"> This means previous PS4 console &amp; games owner can transfer their data to </w:t>
      </w:r>
      <w:r w:rsidR="002534DB">
        <w:rPr>
          <w:rFonts w:ascii="Times New Roman" w:eastAsia="Times New Roman" w:hAnsi="Times New Roman" w:cs="Times New Roman"/>
          <w:sz w:val="24"/>
          <w:szCs w:val="24"/>
        </w:rPr>
        <w:t>PS5.</w:t>
      </w:r>
    </w:p>
    <w:p w14:paraId="67C3A52A" w14:textId="0F96931D" w:rsidR="00F60528"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lastRenderedPageBreak/>
        <w:t>7.</w:t>
      </w:r>
      <w:r w:rsidR="00F60528" w:rsidRPr="1E46AA6C">
        <w:rPr>
          <w:rFonts w:ascii="Times New Roman" w:eastAsia="Times New Roman" w:hAnsi="Times New Roman" w:cs="Times New Roman"/>
          <w:b/>
          <w:sz w:val="24"/>
          <w:szCs w:val="24"/>
          <w:u w:val="single"/>
        </w:rPr>
        <w:t>How to manage PS5 consoles storage?</w:t>
      </w:r>
    </w:p>
    <w:p w14:paraId="1760DE4F" w14:textId="77006DD3" w:rsidR="006239BC" w:rsidRPr="00FE257F" w:rsidRDefault="00F47628" w:rsidP="1E46AA6C">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Most of the </w:t>
      </w:r>
      <w:r w:rsidR="006239BC" w:rsidRPr="1E46AA6C">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(game</w:t>
      </w:r>
      <w:r w:rsidR="006239BC" w:rsidRPr="1E46AA6C">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w:t>
      </w:r>
      <w:r w:rsidR="006239BC" w:rsidRPr="1E46AA6C">
        <w:rPr>
          <w:rFonts w:ascii="Times New Roman" w:eastAsia="Times New Roman" w:hAnsi="Times New Roman" w:cs="Times New Roman"/>
          <w:sz w:val="24"/>
          <w:szCs w:val="24"/>
        </w:rPr>
        <w:t xml:space="preserve"> is stored on the built</w:t>
      </w:r>
      <w:r>
        <w:rPr>
          <w:rFonts w:ascii="Times New Roman" w:eastAsia="Times New Roman" w:hAnsi="Times New Roman" w:cs="Times New Roman"/>
          <w:sz w:val="24"/>
          <w:szCs w:val="24"/>
        </w:rPr>
        <w:t xml:space="preserve"> </w:t>
      </w:r>
      <w:r w:rsidR="006239BC" w:rsidRPr="1E46AA6C">
        <w:rPr>
          <w:rFonts w:ascii="Times New Roman" w:eastAsia="Times New Roman" w:hAnsi="Times New Roman" w:cs="Times New Roman"/>
          <w:sz w:val="24"/>
          <w:szCs w:val="24"/>
        </w:rPr>
        <w:t xml:space="preserve">in storage on your PS5 console. If you don't </w:t>
      </w:r>
      <w:r w:rsidR="00BD7EB5">
        <w:rPr>
          <w:rFonts w:ascii="Times New Roman" w:eastAsia="Times New Roman" w:hAnsi="Times New Roman" w:cs="Times New Roman"/>
          <w:sz w:val="24"/>
          <w:szCs w:val="24"/>
        </w:rPr>
        <w:t>enough storage</w:t>
      </w:r>
      <w:r w:rsidR="006239BC" w:rsidRPr="1E46AA6C">
        <w:rPr>
          <w:rFonts w:ascii="Times New Roman" w:eastAsia="Times New Roman" w:hAnsi="Times New Roman" w:cs="Times New Roman"/>
          <w:sz w:val="24"/>
          <w:szCs w:val="24"/>
        </w:rPr>
        <w:t xml:space="preserve"> on your </w:t>
      </w:r>
      <w:r w:rsidR="00BD7EB5">
        <w:rPr>
          <w:rFonts w:ascii="Times New Roman" w:eastAsia="Times New Roman" w:hAnsi="Times New Roman" w:cs="Times New Roman"/>
          <w:sz w:val="24"/>
          <w:szCs w:val="24"/>
        </w:rPr>
        <w:t>PS5,</w:t>
      </w:r>
      <w:r w:rsidR="006239BC" w:rsidRPr="1E46AA6C">
        <w:rPr>
          <w:rFonts w:ascii="Times New Roman" w:eastAsia="Times New Roman" w:hAnsi="Times New Roman" w:cs="Times New Roman"/>
          <w:sz w:val="24"/>
          <w:szCs w:val="24"/>
        </w:rPr>
        <w:t xml:space="preserve"> </w:t>
      </w:r>
      <w:r w:rsidR="00BD7EB5">
        <w:rPr>
          <w:rFonts w:ascii="Times New Roman" w:eastAsia="Times New Roman" w:hAnsi="Times New Roman" w:cs="Times New Roman"/>
          <w:sz w:val="24"/>
          <w:szCs w:val="24"/>
        </w:rPr>
        <w:t xml:space="preserve"> try to</w:t>
      </w:r>
      <w:r w:rsidR="006239BC" w:rsidRPr="1E46AA6C">
        <w:rPr>
          <w:rFonts w:ascii="Times New Roman" w:eastAsia="Times New Roman" w:hAnsi="Times New Roman" w:cs="Times New Roman"/>
          <w:sz w:val="24"/>
          <w:szCs w:val="24"/>
        </w:rPr>
        <w:t xml:space="preserve"> delete or move </w:t>
      </w:r>
      <w:r w:rsidR="00BD7EB5">
        <w:rPr>
          <w:rFonts w:ascii="Times New Roman" w:eastAsia="Times New Roman" w:hAnsi="Times New Roman" w:cs="Times New Roman"/>
          <w:sz w:val="24"/>
          <w:szCs w:val="24"/>
        </w:rPr>
        <w:t xml:space="preserve">your </w:t>
      </w:r>
      <w:r w:rsidR="006239BC" w:rsidRPr="1E46AA6C">
        <w:rPr>
          <w:rFonts w:ascii="Times New Roman" w:eastAsia="Times New Roman" w:hAnsi="Times New Roman" w:cs="Times New Roman"/>
          <w:sz w:val="24"/>
          <w:szCs w:val="24"/>
        </w:rPr>
        <w:t>data to one of the following storage spaces:</w:t>
      </w:r>
    </w:p>
    <w:p w14:paraId="7A3D2ED3" w14:textId="2D40D753" w:rsidR="006239BC" w:rsidRDefault="006239BC" w:rsidP="1E46AA6C">
      <w:pPr>
        <w:pStyle w:val="ListParagraph"/>
        <w:numPr>
          <w:ilvl w:val="0"/>
          <w:numId w:val="19"/>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USB </w:t>
      </w:r>
      <w:r w:rsidR="00BD7EB5">
        <w:rPr>
          <w:rFonts w:ascii="Times New Roman" w:eastAsia="Times New Roman" w:hAnsi="Times New Roman" w:cs="Times New Roman"/>
          <w:sz w:val="24"/>
          <w:szCs w:val="24"/>
        </w:rPr>
        <w:t>e</w:t>
      </w:r>
      <w:r w:rsidRPr="1E46AA6C">
        <w:rPr>
          <w:rFonts w:ascii="Times New Roman" w:eastAsia="Times New Roman" w:hAnsi="Times New Roman" w:cs="Times New Roman"/>
          <w:sz w:val="24"/>
          <w:szCs w:val="24"/>
        </w:rPr>
        <w:t>xtended storage</w:t>
      </w:r>
    </w:p>
    <w:p w14:paraId="183A425A" w14:textId="77777777" w:rsidR="006239BC" w:rsidRDefault="006239BC" w:rsidP="1E46AA6C">
      <w:pPr>
        <w:pStyle w:val="ListParagraph"/>
        <w:numPr>
          <w:ilvl w:val="0"/>
          <w:numId w:val="19"/>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M.2 SSD storage</w:t>
      </w:r>
    </w:p>
    <w:p w14:paraId="0E10272D" w14:textId="77777777" w:rsidR="006239BC" w:rsidRDefault="006239BC" w:rsidP="1E46AA6C">
      <w:pPr>
        <w:pStyle w:val="ListParagraph"/>
        <w:numPr>
          <w:ilvl w:val="0"/>
          <w:numId w:val="19"/>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Cloud storage</w:t>
      </w:r>
    </w:p>
    <w:p w14:paraId="14F17E37" w14:textId="1CBBB0D5" w:rsidR="006239BC" w:rsidRPr="006239BC" w:rsidRDefault="006239BC" w:rsidP="1E46AA6C">
      <w:pPr>
        <w:pStyle w:val="ListParagraph"/>
        <w:numPr>
          <w:ilvl w:val="0"/>
          <w:numId w:val="19"/>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USB drive</w:t>
      </w:r>
    </w:p>
    <w:p w14:paraId="65491346" w14:textId="35657889" w:rsidR="00EA7335"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8. </w:t>
      </w:r>
      <w:r w:rsidR="00900D07" w:rsidRPr="1E46AA6C">
        <w:rPr>
          <w:rFonts w:ascii="Times New Roman" w:eastAsia="Times New Roman" w:hAnsi="Times New Roman" w:cs="Times New Roman"/>
          <w:b/>
          <w:sz w:val="24"/>
          <w:szCs w:val="24"/>
          <w:u w:val="single"/>
        </w:rPr>
        <w:t>How to download PlayStation games remotely?</w:t>
      </w:r>
    </w:p>
    <w:p w14:paraId="13C23122" w14:textId="58044410" w:rsidR="00900D07" w:rsidRDefault="00461B38" w:rsidP="1E46AA6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Games purchased</w:t>
      </w:r>
      <w:r w:rsidR="00641514" w:rsidRPr="1E46AA6C">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be</w:t>
      </w:r>
      <w:r w:rsidR="00641514" w:rsidRPr="1E46AA6C">
        <w:rPr>
          <w:rFonts w:ascii="Times New Roman" w:eastAsia="Times New Roman" w:hAnsi="Times New Roman" w:cs="Times New Roman"/>
          <w:sz w:val="24"/>
          <w:szCs w:val="24"/>
        </w:rPr>
        <w:t xml:space="preserve"> download remotely via a web browser or Play</w:t>
      </w:r>
      <w:r>
        <w:rPr>
          <w:rFonts w:ascii="Times New Roman" w:eastAsia="Times New Roman" w:hAnsi="Times New Roman" w:cs="Times New Roman"/>
          <w:sz w:val="24"/>
          <w:szCs w:val="24"/>
        </w:rPr>
        <w:t xml:space="preserve"> </w:t>
      </w:r>
      <w:r w:rsidR="00641514" w:rsidRPr="1E46AA6C">
        <w:rPr>
          <w:rFonts w:ascii="Times New Roman" w:eastAsia="Times New Roman" w:hAnsi="Times New Roman" w:cs="Times New Roman"/>
          <w:sz w:val="24"/>
          <w:szCs w:val="24"/>
        </w:rPr>
        <w:t>Station App. To start  remote download</w:t>
      </w:r>
      <w:r>
        <w:rPr>
          <w:rFonts w:ascii="Times New Roman" w:eastAsia="Times New Roman" w:hAnsi="Times New Roman" w:cs="Times New Roman"/>
          <w:sz w:val="24"/>
          <w:szCs w:val="24"/>
        </w:rPr>
        <w:t xml:space="preserve">ing </w:t>
      </w:r>
      <w:r w:rsidR="00641514" w:rsidRPr="1E46AA6C">
        <w:rPr>
          <w:rFonts w:ascii="Times New Roman" w:eastAsia="Times New Roman" w:hAnsi="Times New Roman" w:cs="Times New Roman"/>
          <w:sz w:val="24"/>
          <w:szCs w:val="24"/>
        </w:rPr>
        <w:t>, you</w:t>
      </w:r>
      <w:r>
        <w:rPr>
          <w:rFonts w:ascii="Times New Roman" w:eastAsia="Times New Roman" w:hAnsi="Times New Roman" w:cs="Times New Roman"/>
          <w:sz w:val="24"/>
          <w:szCs w:val="24"/>
        </w:rPr>
        <w:t xml:space="preserve">’ll </w:t>
      </w:r>
      <w:r w:rsidR="00641514" w:rsidRPr="1E46AA6C">
        <w:rPr>
          <w:rFonts w:ascii="Times New Roman" w:eastAsia="Times New Roman" w:hAnsi="Times New Roman" w:cs="Times New Roman"/>
          <w:sz w:val="24"/>
          <w:szCs w:val="24"/>
        </w:rPr>
        <w:t xml:space="preserve"> need to set up automatic downloads </w:t>
      </w:r>
      <w:r>
        <w:rPr>
          <w:rFonts w:ascii="Times New Roman" w:eastAsia="Times New Roman" w:hAnsi="Times New Roman" w:cs="Times New Roman"/>
          <w:sz w:val="24"/>
          <w:szCs w:val="24"/>
        </w:rPr>
        <w:t>in the settings</w:t>
      </w:r>
      <w:r w:rsidR="00641514" w:rsidRPr="1E46AA6C">
        <w:rPr>
          <w:rFonts w:ascii="Times New Roman" w:eastAsia="Times New Roman" w:hAnsi="Times New Roman" w:cs="Times New Roman"/>
          <w:sz w:val="24"/>
          <w:szCs w:val="24"/>
        </w:rPr>
        <w:t>.</w:t>
      </w:r>
    </w:p>
    <w:p w14:paraId="3A384709" w14:textId="413CF15A" w:rsidR="00F60528"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9. </w:t>
      </w:r>
      <w:r w:rsidR="00DB5711" w:rsidRPr="1E46AA6C">
        <w:rPr>
          <w:rFonts w:ascii="Times New Roman" w:eastAsia="Times New Roman" w:hAnsi="Times New Roman" w:cs="Times New Roman"/>
          <w:b/>
          <w:sz w:val="24"/>
          <w:szCs w:val="24"/>
          <w:u w:val="single"/>
        </w:rPr>
        <w:t>How to voice chat with Discord on PS5 consoles?</w:t>
      </w:r>
    </w:p>
    <w:p w14:paraId="674F170D" w14:textId="7B91C90D" w:rsidR="00E57CF2" w:rsidRDefault="00E9450A" w:rsidP="00521797">
      <w:p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To use Discord on</w:t>
      </w:r>
      <w:r w:rsidR="002534DB">
        <w:rPr>
          <w:rFonts w:ascii="Times New Roman" w:eastAsia="Times New Roman" w:hAnsi="Times New Roman" w:cs="Times New Roman"/>
          <w:sz w:val="24"/>
          <w:szCs w:val="24"/>
        </w:rPr>
        <w:t xml:space="preserve"> the PS5</w:t>
      </w:r>
      <w:r w:rsidRPr="1E46AA6C">
        <w:rPr>
          <w:rFonts w:ascii="Times New Roman" w:eastAsia="Times New Roman" w:hAnsi="Times New Roman" w:cs="Times New Roman"/>
          <w:sz w:val="24"/>
          <w:szCs w:val="24"/>
        </w:rPr>
        <w:t xml:space="preserve">, you </w:t>
      </w:r>
      <w:r w:rsidR="002534DB">
        <w:rPr>
          <w:rFonts w:ascii="Times New Roman" w:eastAsia="Times New Roman" w:hAnsi="Times New Roman" w:cs="Times New Roman"/>
          <w:sz w:val="24"/>
          <w:szCs w:val="24"/>
        </w:rPr>
        <w:t>must</w:t>
      </w:r>
      <w:r w:rsidRPr="1E46AA6C">
        <w:rPr>
          <w:rFonts w:ascii="Times New Roman" w:eastAsia="Times New Roman" w:hAnsi="Times New Roman" w:cs="Times New Roman"/>
          <w:sz w:val="24"/>
          <w:szCs w:val="24"/>
        </w:rPr>
        <w:t xml:space="preserve"> link your </w:t>
      </w:r>
      <w:r w:rsidR="006C5847">
        <w:rPr>
          <w:rFonts w:ascii="Times New Roman" w:eastAsia="Times New Roman" w:hAnsi="Times New Roman" w:cs="Times New Roman"/>
          <w:sz w:val="24"/>
          <w:szCs w:val="24"/>
        </w:rPr>
        <w:t xml:space="preserve">PS Network </w:t>
      </w:r>
      <w:r w:rsidRPr="1E46AA6C">
        <w:rPr>
          <w:rFonts w:ascii="Times New Roman" w:eastAsia="Times New Roman" w:hAnsi="Times New Roman" w:cs="Times New Roman"/>
          <w:sz w:val="24"/>
          <w:szCs w:val="24"/>
        </w:rPr>
        <w:t xml:space="preserve">account </w:t>
      </w:r>
      <w:r w:rsidR="00521797">
        <w:rPr>
          <w:rFonts w:ascii="Times New Roman" w:eastAsia="Times New Roman" w:hAnsi="Times New Roman" w:cs="Times New Roman"/>
          <w:sz w:val="24"/>
          <w:szCs w:val="24"/>
        </w:rPr>
        <w:t>to your</w:t>
      </w:r>
      <w:r w:rsidRPr="1E46AA6C">
        <w:rPr>
          <w:rFonts w:ascii="Times New Roman" w:eastAsia="Times New Roman" w:hAnsi="Times New Roman" w:cs="Times New Roman"/>
          <w:sz w:val="24"/>
          <w:szCs w:val="24"/>
        </w:rPr>
        <w:t xml:space="preserve"> Discord </w:t>
      </w:r>
      <w:r w:rsidR="00521797">
        <w:rPr>
          <w:rFonts w:ascii="Times New Roman" w:eastAsia="Times New Roman" w:hAnsi="Times New Roman" w:cs="Times New Roman"/>
          <w:sz w:val="24"/>
          <w:szCs w:val="24"/>
        </w:rPr>
        <w:t>account</w:t>
      </w:r>
      <w:r w:rsidR="00E57CF2">
        <w:rPr>
          <w:rFonts w:ascii="Times New Roman" w:eastAsia="Times New Roman" w:hAnsi="Times New Roman" w:cs="Times New Roman"/>
          <w:sz w:val="24"/>
          <w:szCs w:val="24"/>
        </w:rPr>
        <w:t>.</w:t>
      </w:r>
    </w:p>
    <w:p w14:paraId="6A5D1428" w14:textId="27AAF10A" w:rsidR="00E9450A" w:rsidRDefault="00E9450A" w:rsidP="00E57CF2">
      <w:pPr>
        <w:pStyle w:val="ListParagraph"/>
        <w:numPr>
          <w:ilvl w:val="0"/>
          <w:numId w:val="33"/>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Open the Discord app on your device </w:t>
      </w:r>
      <w:r w:rsidR="006A5D1A">
        <w:rPr>
          <w:rFonts w:ascii="Times New Roman" w:eastAsia="Times New Roman" w:hAnsi="Times New Roman" w:cs="Times New Roman"/>
          <w:sz w:val="24"/>
          <w:szCs w:val="24"/>
        </w:rPr>
        <w:t>then</w:t>
      </w:r>
      <w:r w:rsidRPr="00E57CF2">
        <w:rPr>
          <w:rFonts w:ascii="Times New Roman" w:eastAsia="Times New Roman" w:hAnsi="Times New Roman" w:cs="Times New Roman"/>
          <w:sz w:val="24"/>
          <w:szCs w:val="24"/>
        </w:rPr>
        <w:t xml:space="preserve"> </w:t>
      </w:r>
      <w:r w:rsidRPr="1E46AA6C">
        <w:rPr>
          <w:rFonts w:ascii="Times New Roman" w:eastAsia="Times New Roman" w:hAnsi="Times New Roman" w:cs="Times New Roman"/>
          <w:sz w:val="24"/>
          <w:szCs w:val="24"/>
        </w:rPr>
        <w:t>log in to your account</w:t>
      </w:r>
      <w:r w:rsidR="006A5D1A">
        <w:rPr>
          <w:rFonts w:ascii="Times New Roman" w:eastAsia="Times New Roman" w:hAnsi="Times New Roman" w:cs="Times New Roman"/>
          <w:sz w:val="24"/>
          <w:szCs w:val="24"/>
        </w:rPr>
        <w:t>,</w:t>
      </w:r>
      <w:r w:rsidRPr="00E57CF2">
        <w:rPr>
          <w:rFonts w:ascii="Times New Roman" w:eastAsia="Times New Roman" w:hAnsi="Times New Roman" w:cs="Times New Roman"/>
          <w:sz w:val="24"/>
          <w:szCs w:val="24"/>
        </w:rPr>
        <w:t xml:space="preserve"> </w:t>
      </w:r>
      <w:r w:rsidR="006A5D1A">
        <w:rPr>
          <w:rFonts w:ascii="Times New Roman" w:eastAsia="Times New Roman" w:hAnsi="Times New Roman" w:cs="Times New Roman"/>
          <w:sz w:val="24"/>
          <w:szCs w:val="24"/>
        </w:rPr>
        <w:t>after that you can</w:t>
      </w:r>
      <w:r w:rsidRPr="00E57CF2">
        <w:rPr>
          <w:rFonts w:ascii="Times New Roman" w:eastAsia="Times New Roman" w:hAnsi="Times New Roman" w:cs="Times New Roman"/>
          <w:sz w:val="24"/>
          <w:szCs w:val="24"/>
        </w:rPr>
        <w:t xml:space="preserve"> </w:t>
      </w:r>
      <w:r w:rsidRPr="1E46AA6C">
        <w:rPr>
          <w:rFonts w:ascii="Times New Roman" w:eastAsia="Times New Roman" w:hAnsi="Times New Roman" w:cs="Times New Roman"/>
          <w:sz w:val="24"/>
          <w:szCs w:val="24"/>
        </w:rPr>
        <w:t>start or join a voice channel.</w:t>
      </w:r>
    </w:p>
    <w:p w14:paraId="0FDB333A" w14:textId="77777777" w:rsidR="00E9450A" w:rsidRDefault="00E9450A" w:rsidP="00E57CF2">
      <w:pPr>
        <w:pStyle w:val="ListParagraph"/>
        <w:numPr>
          <w:ilvl w:val="0"/>
          <w:numId w:val="33"/>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Select the option to join on PlayStation, and then select your PS5 console* from the list that appears.</w:t>
      </w:r>
    </w:p>
    <w:p w14:paraId="6748F2BD" w14:textId="17E3917E" w:rsidR="00E9450A" w:rsidRDefault="00E9450A" w:rsidP="00E57CF2">
      <w:pPr>
        <w:pStyle w:val="ListParagraph"/>
        <w:numPr>
          <w:ilvl w:val="0"/>
          <w:numId w:val="33"/>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When your PS5 has successfully connected to the voice channel, a notification </w:t>
      </w:r>
      <w:r w:rsidR="009C60D5">
        <w:rPr>
          <w:rFonts w:ascii="Times New Roman" w:eastAsia="Times New Roman" w:hAnsi="Times New Roman" w:cs="Times New Roman"/>
          <w:sz w:val="24"/>
          <w:szCs w:val="24"/>
        </w:rPr>
        <w:t>will pop up</w:t>
      </w:r>
      <w:r w:rsidRPr="1E46AA6C">
        <w:rPr>
          <w:rFonts w:ascii="Times New Roman" w:eastAsia="Times New Roman" w:hAnsi="Times New Roman" w:cs="Times New Roman"/>
          <w:sz w:val="24"/>
          <w:szCs w:val="24"/>
        </w:rPr>
        <w:t xml:space="preserve"> on your screen.</w:t>
      </w:r>
    </w:p>
    <w:p w14:paraId="5E4F36E5" w14:textId="75DBFBF4" w:rsidR="00DB5711" w:rsidRPr="00DB5711" w:rsidRDefault="00E9450A" w:rsidP="00E57CF2">
      <w:pPr>
        <w:pStyle w:val="ListParagraph"/>
        <w:numPr>
          <w:ilvl w:val="0"/>
          <w:numId w:val="33"/>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Select </w:t>
      </w:r>
      <w:r w:rsidR="00DC4301">
        <w:rPr>
          <w:rFonts w:ascii="Times New Roman" w:eastAsia="Times New Roman" w:hAnsi="Times New Roman" w:cs="Times New Roman"/>
          <w:sz w:val="24"/>
          <w:szCs w:val="24"/>
        </w:rPr>
        <w:t>the “v</w:t>
      </w:r>
      <w:r w:rsidRPr="1E46AA6C">
        <w:rPr>
          <w:rFonts w:ascii="Times New Roman" w:eastAsia="Times New Roman" w:hAnsi="Times New Roman" w:cs="Times New Roman"/>
          <w:sz w:val="24"/>
          <w:szCs w:val="24"/>
        </w:rPr>
        <w:t xml:space="preserve">iew Discord </w:t>
      </w:r>
      <w:r w:rsidR="00DC4301">
        <w:rPr>
          <w:rFonts w:ascii="Times New Roman" w:eastAsia="Times New Roman" w:hAnsi="Times New Roman" w:cs="Times New Roman"/>
          <w:sz w:val="24"/>
          <w:szCs w:val="24"/>
        </w:rPr>
        <w:t>v</w:t>
      </w:r>
      <w:r w:rsidRPr="1E46AA6C">
        <w:rPr>
          <w:rFonts w:ascii="Times New Roman" w:eastAsia="Times New Roman" w:hAnsi="Times New Roman" w:cs="Times New Roman"/>
          <w:sz w:val="24"/>
          <w:szCs w:val="24"/>
        </w:rPr>
        <w:t xml:space="preserve">oice </w:t>
      </w:r>
      <w:r w:rsidR="00DC4301">
        <w:rPr>
          <w:rFonts w:ascii="Times New Roman" w:eastAsia="Times New Roman" w:hAnsi="Times New Roman" w:cs="Times New Roman"/>
          <w:sz w:val="24"/>
          <w:szCs w:val="24"/>
        </w:rPr>
        <w:t>c</w:t>
      </w:r>
      <w:r w:rsidRPr="1E46AA6C">
        <w:rPr>
          <w:rFonts w:ascii="Times New Roman" w:eastAsia="Times New Roman" w:hAnsi="Times New Roman" w:cs="Times New Roman"/>
          <w:sz w:val="24"/>
          <w:szCs w:val="24"/>
        </w:rPr>
        <w:t>hat</w:t>
      </w:r>
      <w:r w:rsidR="00DC4301">
        <w:rPr>
          <w:rFonts w:ascii="Times New Roman" w:eastAsia="Times New Roman" w:hAnsi="Times New Roman" w:cs="Times New Roman"/>
          <w:sz w:val="24"/>
          <w:szCs w:val="24"/>
        </w:rPr>
        <w:t>”</w:t>
      </w:r>
      <w:r w:rsidRPr="1E46AA6C">
        <w:rPr>
          <w:rFonts w:ascii="Times New Roman" w:eastAsia="Times New Roman" w:hAnsi="Times New Roman" w:cs="Times New Roman"/>
          <w:sz w:val="24"/>
          <w:szCs w:val="24"/>
        </w:rPr>
        <w:t xml:space="preserve"> from the notification </w:t>
      </w:r>
      <w:r w:rsidR="00DC4301">
        <w:rPr>
          <w:rFonts w:ascii="Times New Roman" w:eastAsia="Times New Roman" w:hAnsi="Times New Roman" w:cs="Times New Roman"/>
          <w:sz w:val="24"/>
          <w:szCs w:val="24"/>
        </w:rPr>
        <w:t>of the</w:t>
      </w:r>
      <w:r w:rsidRPr="1E46AA6C">
        <w:rPr>
          <w:rFonts w:ascii="Times New Roman" w:eastAsia="Times New Roman" w:hAnsi="Times New Roman" w:cs="Times New Roman"/>
          <w:sz w:val="24"/>
          <w:szCs w:val="24"/>
        </w:rPr>
        <w:t xml:space="preserve"> PS5 to open the Discord voice chat card.</w:t>
      </w:r>
    </w:p>
    <w:p w14:paraId="65D9BD6F" w14:textId="789E2A4E" w:rsidR="004D7364" w:rsidRPr="00131932" w:rsidRDefault="00666A21" w:rsidP="1E46AA6C">
      <w:pPr>
        <w:spacing w:line="360" w:lineRule="auto"/>
        <w:rPr>
          <w:rFonts w:ascii="Times New Roman" w:eastAsia="Times New Roman" w:hAnsi="Times New Roman" w:cs="Times New Roman"/>
          <w:b/>
          <w:sz w:val="24"/>
          <w:szCs w:val="24"/>
          <w:u w:val="single"/>
        </w:rPr>
      </w:pPr>
      <w:r w:rsidRPr="1E46AA6C">
        <w:rPr>
          <w:rFonts w:ascii="Times New Roman" w:eastAsia="Times New Roman" w:hAnsi="Times New Roman" w:cs="Times New Roman"/>
          <w:b/>
          <w:sz w:val="24"/>
          <w:szCs w:val="24"/>
          <w:u w:val="single"/>
        </w:rPr>
        <w:t xml:space="preserve">10. </w:t>
      </w:r>
      <w:r w:rsidR="004D7364" w:rsidRPr="1E46AA6C">
        <w:rPr>
          <w:rFonts w:ascii="Times New Roman" w:eastAsia="Times New Roman" w:hAnsi="Times New Roman" w:cs="Times New Roman"/>
          <w:b/>
          <w:sz w:val="24"/>
          <w:szCs w:val="24"/>
          <w:u w:val="single"/>
        </w:rPr>
        <w:t xml:space="preserve">How to set up </w:t>
      </w:r>
      <w:r w:rsidR="00D801C2" w:rsidRPr="1E46AA6C">
        <w:rPr>
          <w:rFonts w:ascii="Times New Roman" w:eastAsia="Times New Roman" w:hAnsi="Times New Roman" w:cs="Times New Roman"/>
          <w:b/>
          <w:sz w:val="24"/>
          <w:szCs w:val="24"/>
          <w:u w:val="single"/>
        </w:rPr>
        <w:t xml:space="preserve">PS5 console for </w:t>
      </w:r>
      <w:r w:rsidR="004D7364" w:rsidRPr="1E46AA6C">
        <w:rPr>
          <w:rFonts w:ascii="Times New Roman" w:eastAsia="Times New Roman" w:hAnsi="Times New Roman" w:cs="Times New Roman"/>
          <w:b/>
          <w:sz w:val="24"/>
          <w:szCs w:val="24"/>
          <w:u w:val="single"/>
        </w:rPr>
        <w:t>remote play</w:t>
      </w:r>
      <w:r w:rsidR="00D801C2" w:rsidRPr="1E46AA6C">
        <w:rPr>
          <w:rFonts w:ascii="Times New Roman" w:eastAsia="Times New Roman" w:hAnsi="Times New Roman" w:cs="Times New Roman"/>
          <w:b/>
          <w:sz w:val="24"/>
          <w:szCs w:val="24"/>
          <w:u w:val="single"/>
        </w:rPr>
        <w:t>?</w:t>
      </w:r>
    </w:p>
    <w:p w14:paraId="6958DE21" w14:textId="3478DC19" w:rsidR="00B17E1C" w:rsidRPr="00B17E1C" w:rsidRDefault="00DC4301" w:rsidP="1E46AA6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You’ll only need to perform this once</w:t>
      </w:r>
    </w:p>
    <w:p w14:paraId="114E7D25" w14:textId="698BF543" w:rsidR="00B17E1C" w:rsidRPr="00B17E1C" w:rsidRDefault="00B17E1C" w:rsidP="1E46AA6C">
      <w:pPr>
        <w:pStyle w:val="ListParagraph"/>
        <w:numPr>
          <w:ilvl w:val="0"/>
          <w:numId w:val="21"/>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t xml:space="preserve">From the home screen, select Settings </w:t>
      </w:r>
      <w:r w:rsidR="00DC4301" w:rsidRPr="00DC4301">
        <w:rPr>
          <w:rFonts w:ascii="Wingdings" w:eastAsia="Wingdings" w:hAnsi="Wingdings" w:cs="Wingdings"/>
          <w:sz w:val="24"/>
          <w:szCs w:val="24"/>
        </w:rPr>
        <w:t>à</w:t>
      </w:r>
      <w:r w:rsidRPr="1E46AA6C">
        <w:rPr>
          <w:rFonts w:ascii="Times New Roman" w:eastAsia="Times New Roman" w:hAnsi="Times New Roman" w:cs="Times New Roman"/>
          <w:sz w:val="24"/>
          <w:szCs w:val="24"/>
        </w:rPr>
        <w:t xml:space="preserve"> System </w:t>
      </w:r>
      <w:r w:rsidR="00DC4301" w:rsidRPr="00DC4301">
        <w:rPr>
          <w:rFonts w:ascii="Wingdings" w:eastAsia="Wingdings" w:hAnsi="Wingdings" w:cs="Wingdings"/>
          <w:sz w:val="24"/>
          <w:szCs w:val="24"/>
        </w:rPr>
        <w:t>à</w:t>
      </w:r>
      <w:r w:rsidRPr="1E46AA6C">
        <w:rPr>
          <w:rFonts w:ascii="Times New Roman" w:eastAsia="Times New Roman" w:hAnsi="Times New Roman" w:cs="Times New Roman"/>
          <w:sz w:val="24"/>
          <w:szCs w:val="24"/>
        </w:rPr>
        <w:t xml:space="preserve"> Remote Play</w:t>
      </w:r>
      <w:r w:rsidR="00400BFD">
        <w:rPr>
          <w:rFonts w:ascii="Times New Roman" w:eastAsia="Times New Roman" w:hAnsi="Times New Roman" w:cs="Times New Roman"/>
          <w:sz w:val="24"/>
          <w:szCs w:val="24"/>
        </w:rPr>
        <w:t xml:space="preserve"> </w:t>
      </w:r>
      <w:r w:rsidR="00400BFD" w:rsidRPr="00400BFD">
        <w:rPr>
          <w:rFonts w:ascii="Wingdings" w:eastAsia="Wingdings" w:hAnsi="Wingdings" w:cs="Wingdings"/>
          <w:sz w:val="24"/>
          <w:szCs w:val="24"/>
        </w:rPr>
        <w:t>à</w:t>
      </w:r>
      <w:r w:rsidRPr="1E46AA6C">
        <w:rPr>
          <w:rFonts w:ascii="Times New Roman" w:eastAsia="Times New Roman" w:hAnsi="Times New Roman" w:cs="Times New Roman"/>
          <w:sz w:val="24"/>
          <w:szCs w:val="24"/>
        </w:rPr>
        <w:t xml:space="preserve"> Enable Remote Play. </w:t>
      </w:r>
    </w:p>
    <w:p w14:paraId="0831548D" w14:textId="2B5B42AE" w:rsidR="0093237C" w:rsidRDefault="00B17E1C" w:rsidP="00DA4556">
      <w:pPr>
        <w:pStyle w:val="ListParagraph"/>
        <w:numPr>
          <w:ilvl w:val="0"/>
          <w:numId w:val="21"/>
        </w:numPr>
        <w:spacing w:line="360" w:lineRule="auto"/>
        <w:rPr>
          <w:rFonts w:ascii="Times New Roman" w:eastAsia="Times New Roman" w:hAnsi="Times New Roman" w:cs="Times New Roman"/>
          <w:sz w:val="24"/>
          <w:szCs w:val="24"/>
        </w:rPr>
      </w:pPr>
      <w:r w:rsidRPr="1E46AA6C">
        <w:rPr>
          <w:rFonts w:ascii="Times New Roman" w:eastAsia="Times New Roman" w:hAnsi="Times New Roman" w:cs="Times New Roman"/>
          <w:sz w:val="24"/>
          <w:szCs w:val="24"/>
        </w:rPr>
        <w:lastRenderedPageBreak/>
        <w:t xml:space="preserve">To start </w:t>
      </w:r>
      <w:r w:rsidR="00400BFD">
        <w:rPr>
          <w:rFonts w:ascii="Times New Roman" w:eastAsia="Times New Roman" w:hAnsi="Times New Roman" w:cs="Times New Roman"/>
          <w:sz w:val="24"/>
          <w:szCs w:val="24"/>
        </w:rPr>
        <w:t>r</w:t>
      </w:r>
      <w:r w:rsidRPr="1E46AA6C">
        <w:rPr>
          <w:rFonts w:ascii="Times New Roman" w:eastAsia="Times New Roman" w:hAnsi="Times New Roman" w:cs="Times New Roman"/>
          <w:sz w:val="24"/>
          <w:szCs w:val="24"/>
        </w:rPr>
        <w:t xml:space="preserve">emote </w:t>
      </w:r>
      <w:r w:rsidR="00400BFD">
        <w:rPr>
          <w:rFonts w:ascii="Times New Roman" w:eastAsia="Times New Roman" w:hAnsi="Times New Roman" w:cs="Times New Roman"/>
          <w:sz w:val="24"/>
          <w:szCs w:val="24"/>
        </w:rPr>
        <w:t>p</w:t>
      </w:r>
      <w:r w:rsidRPr="1E46AA6C">
        <w:rPr>
          <w:rFonts w:ascii="Times New Roman" w:eastAsia="Times New Roman" w:hAnsi="Times New Roman" w:cs="Times New Roman"/>
          <w:sz w:val="24"/>
          <w:szCs w:val="24"/>
        </w:rPr>
        <w:t>lay wh</w:t>
      </w:r>
      <w:r w:rsidR="006A5F82">
        <w:rPr>
          <w:rFonts w:ascii="Times New Roman" w:eastAsia="Times New Roman" w:hAnsi="Times New Roman" w:cs="Times New Roman"/>
          <w:sz w:val="24"/>
          <w:szCs w:val="24"/>
        </w:rPr>
        <w:t>en</w:t>
      </w:r>
      <w:r w:rsidRPr="1E46AA6C">
        <w:rPr>
          <w:rFonts w:ascii="Times New Roman" w:eastAsia="Times New Roman" w:hAnsi="Times New Roman" w:cs="Times New Roman"/>
          <w:sz w:val="24"/>
          <w:szCs w:val="24"/>
        </w:rPr>
        <w:t xml:space="preserve"> your PS5 is in rest mode</w:t>
      </w:r>
      <w:r w:rsidR="00040D0F">
        <w:rPr>
          <w:rFonts w:ascii="Times New Roman" w:eastAsia="Times New Roman" w:hAnsi="Times New Roman" w:cs="Times New Roman"/>
          <w:sz w:val="24"/>
          <w:szCs w:val="24"/>
        </w:rPr>
        <w:t xml:space="preserve"> go to</w:t>
      </w:r>
      <w:r w:rsidRPr="1E46AA6C">
        <w:rPr>
          <w:rFonts w:ascii="Times New Roman" w:eastAsia="Times New Roman" w:hAnsi="Times New Roman" w:cs="Times New Roman"/>
          <w:sz w:val="24"/>
          <w:szCs w:val="24"/>
        </w:rPr>
        <w:t xml:space="preserve"> Settings </w:t>
      </w:r>
      <w:r w:rsidR="00040D0F" w:rsidRPr="00040D0F">
        <w:rPr>
          <w:rFonts w:ascii="Wingdings" w:eastAsia="Wingdings" w:hAnsi="Wingdings" w:cs="Wingdings"/>
          <w:sz w:val="24"/>
          <w:szCs w:val="24"/>
        </w:rPr>
        <w:t>à</w:t>
      </w:r>
      <w:r w:rsidRPr="1E46AA6C">
        <w:rPr>
          <w:rFonts w:ascii="Times New Roman" w:eastAsia="Times New Roman" w:hAnsi="Times New Roman" w:cs="Times New Roman"/>
          <w:sz w:val="24"/>
          <w:szCs w:val="24"/>
        </w:rPr>
        <w:t xml:space="preserve"> System </w:t>
      </w:r>
      <w:r w:rsidR="00040D0F" w:rsidRPr="00040D0F">
        <w:rPr>
          <w:rFonts w:ascii="Wingdings" w:eastAsia="Wingdings" w:hAnsi="Wingdings" w:cs="Wingdings"/>
          <w:sz w:val="24"/>
          <w:szCs w:val="24"/>
        </w:rPr>
        <w:t>à</w:t>
      </w:r>
      <w:r w:rsidRPr="1E46AA6C">
        <w:rPr>
          <w:rFonts w:ascii="Times New Roman" w:eastAsia="Times New Roman" w:hAnsi="Times New Roman" w:cs="Times New Roman"/>
          <w:sz w:val="24"/>
          <w:szCs w:val="24"/>
        </w:rPr>
        <w:t xml:space="preserve"> Power Saving </w:t>
      </w:r>
      <w:r w:rsidR="00040D0F" w:rsidRPr="00040D0F">
        <w:rPr>
          <w:rFonts w:ascii="Wingdings" w:eastAsia="Wingdings" w:hAnsi="Wingdings" w:cs="Wingdings"/>
          <w:sz w:val="24"/>
          <w:szCs w:val="24"/>
        </w:rPr>
        <w:t>à</w:t>
      </w:r>
      <w:r w:rsidRPr="1E46AA6C">
        <w:rPr>
          <w:rFonts w:ascii="Times New Roman" w:eastAsia="Times New Roman" w:hAnsi="Times New Roman" w:cs="Times New Roman"/>
          <w:sz w:val="24"/>
          <w:szCs w:val="24"/>
        </w:rPr>
        <w:t xml:space="preserve"> Features Available in </w:t>
      </w:r>
      <w:r w:rsidR="00040D0F">
        <w:rPr>
          <w:rFonts w:ascii="Times New Roman" w:eastAsia="Times New Roman" w:hAnsi="Times New Roman" w:cs="Times New Roman"/>
          <w:sz w:val="24"/>
          <w:szCs w:val="24"/>
        </w:rPr>
        <w:t>r</w:t>
      </w:r>
      <w:r w:rsidRPr="1E46AA6C">
        <w:rPr>
          <w:rFonts w:ascii="Times New Roman" w:eastAsia="Times New Roman" w:hAnsi="Times New Roman" w:cs="Times New Roman"/>
          <w:sz w:val="24"/>
          <w:szCs w:val="24"/>
        </w:rPr>
        <w:t xml:space="preserve">est </w:t>
      </w:r>
      <w:r w:rsidR="00040D0F">
        <w:rPr>
          <w:rFonts w:ascii="Times New Roman" w:eastAsia="Times New Roman" w:hAnsi="Times New Roman" w:cs="Times New Roman"/>
          <w:sz w:val="24"/>
          <w:szCs w:val="24"/>
        </w:rPr>
        <w:t>m</w:t>
      </w:r>
      <w:r w:rsidRPr="1E46AA6C">
        <w:rPr>
          <w:rFonts w:ascii="Times New Roman" w:eastAsia="Times New Roman" w:hAnsi="Times New Roman" w:cs="Times New Roman"/>
          <w:sz w:val="24"/>
          <w:szCs w:val="24"/>
        </w:rPr>
        <w:t>ode</w:t>
      </w:r>
      <w:r w:rsidR="006A5F82">
        <w:rPr>
          <w:rFonts w:ascii="Times New Roman" w:eastAsia="Times New Roman" w:hAnsi="Times New Roman" w:cs="Times New Roman"/>
          <w:sz w:val="24"/>
          <w:szCs w:val="24"/>
        </w:rPr>
        <w:t xml:space="preserve">. Lastly, </w:t>
      </w:r>
      <w:r w:rsidR="00696034">
        <w:rPr>
          <w:rFonts w:ascii="Times New Roman" w:eastAsia="Times New Roman" w:hAnsi="Times New Roman" w:cs="Times New Roman"/>
          <w:sz w:val="24"/>
          <w:szCs w:val="24"/>
        </w:rPr>
        <w:t>enable</w:t>
      </w:r>
      <w:r w:rsidRPr="1E46AA6C">
        <w:rPr>
          <w:rFonts w:ascii="Times New Roman" w:eastAsia="Times New Roman" w:hAnsi="Times New Roman" w:cs="Times New Roman"/>
          <w:sz w:val="24"/>
          <w:szCs w:val="24"/>
        </w:rPr>
        <w:t xml:space="preserve"> </w:t>
      </w:r>
      <w:r w:rsidR="00696034">
        <w:rPr>
          <w:rFonts w:ascii="Times New Roman" w:eastAsia="Times New Roman" w:hAnsi="Times New Roman" w:cs="Times New Roman"/>
          <w:sz w:val="24"/>
          <w:szCs w:val="24"/>
        </w:rPr>
        <w:t>“</w:t>
      </w:r>
      <w:r w:rsidRPr="1E46AA6C">
        <w:rPr>
          <w:rFonts w:ascii="Times New Roman" w:eastAsia="Times New Roman" w:hAnsi="Times New Roman" w:cs="Times New Roman"/>
          <w:sz w:val="24"/>
          <w:szCs w:val="24"/>
        </w:rPr>
        <w:t>Stay Connected to the Internet and Enable</w:t>
      </w:r>
      <w:r w:rsidR="00696034">
        <w:rPr>
          <w:rFonts w:ascii="Times New Roman" w:eastAsia="Times New Roman" w:hAnsi="Times New Roman" w:cs="Times New Roman"/>
          <w:sz w:val="24"/>
          <w:szCs w:val="24"/>
        </w:rPr>
        <w:t>”</w:t>
      </w:r>
    </w:p>
    <w:p w14:paraId="1BABE52D" w14:textId="77777777" w:rsidR="00DD25C4" w:rsidRDefault="00DD25C4" w:rsidP="00DD25C4">
      <w:pPr>
        <w:spacing w:line="360" w:lineRule="auto"/>
        <w:rPr>
          <w:rFonts w:ascii="Times New Roman" w:eastAsia="Times New Roman" w:hAnsi="Times New Roman" w:cs="Times New Roman"/>
          <w:sz w:val="24"/>
          <w:szCs w:val="24"/>
        </w:rPr>
      </w:pPr>
    </w:p>
    <w:p w14:paraId="03C02209" w14:textId="77777777" w:rsidR="00DD25C4" w:rsidRDefault="00DD25C4" w:rsidP="00DD25C4">
      <w:pPr>
        <w:spacing w:line="360" w:lineRule="auto"/>
        <w:rPr>
          <w:rFonts w:ascii="Times New Roman" w:eastAsia="Times New Roman" w:hAnsi="Times New Roman" w:cs="Times New Roman"/>
          <w:sz w:val="24"/>
          <w:szCs w:val="24"/>
        </w:rPr>
      </w:pPr>
    </w:p>
    <w:p w14:paraId="2BAA45B7" w14:textId="77777777" w:rsidR="00DD25C4" w:rsidRDefault="00DD25C4" w:rsidP="00DD25C4">
      <w:pPr>
        <w:spacing w:line="360" w:lineRule="auto"/>
        <w:rPr>
          <w:rFonts w:ascii="Times New Roman" w:eastAsia="Times New Roman" w:hAnsi="Times New Roman" w:cs="Times New Roman"/>
          <w:sz w:val="24"/>
          <w:szCs w:val="24"/>
        </w:rPr>
      </w:pPr>
    </w:p>
    <w:p w14:paraId="5F7F5623" w14:textId="77777777" w:rsidR="00DD25C4" w:rsidRDefault="00DD25C4" w:rsidP="00DD25C4">
      <w:pPr>
        <w:spacing w:line="360" w:lineRule="auto"/>
        <w:rPr>
          <w:rFonts w:ascii="Times New Roman" w:eastAsia="Times New Roman" w:hAnsi="Times New Roman" w:cs="Times New Roman"/>
          <w:sz w:val="24"/>
          <w:szCs w:val="24"/>
        </w:rPr>
      </w:pPr>
    </w:p>
    <w:p w14:paraId="02F6D63A" w14:textId="77777777" w:rsidR="00DD25C4" w:rsidRPr="00DD25C4" w:rsidRDefault="00DD25C4" w:rsidP="00DD25C4">
      <w:pPr>
        <w:spacing w:line="360" w:lineRule="auto"/>
        <w:rPr>
          <w:rFonts w:ascii="Times New Roman" w:eastAsia="Times New Roman" w:hAnsi="Times New Roman" w:cs="Times New Roman"/>
          <w:sz w:val="24"/>
          <w:szCs w:val="24"/>
        </w:rPr>
      </w:pPr>
    </w:p>
    <w:p w14:paraId="08856BCE" w14:textId="289E1694" w:rsidR="001E65A0" w:rsidRDefault="31B53F13" w:rsidP="001E65A0">
      <w:pPr>
        <w:pStyle w:val="Heading1"/>
      </w:pPr>
      <w:bookmarkStart w:id="25" w:name="_Toc153706363"/>
      <w:r>
        <w:t xml:space="preserve">8.4 </w:t>
      </w:r>
      <w:r w:rsidR="001E65A0">
        <w:t>Gantt chart</w:t>
      </w:r>
      <w:bookmarkEnd w:id="25"/>
    </w:p>
    <w:p w14:paraId="78670F93" w14:textId="77777777" w:rsidR="001E65A0" w:rsidRDefault="001E65A0" w:rsidP="00DA4556"/>
    <w:p w14:paraId="794470D5" w14:textId="48B4ACC6" w:rsidR="001E65A0" w:rsidRDefault="00452D5C" w:rsidP="00DA4556">
      <w:r w:rsidRPr="00452D5C">
        <w:rPr>
          <w:noProof/>
        </w:rPr>
        <w:drawing>
          <wp:inline distT="0" distB="0" distL="0" distR="0" wp14:anchorId="59FCBDF2" wp14:editId="65F6658B">
            <wp:extent cx="6149975" cy="2162175"/>
            <wp:effectExtent l="0" t="0" r="3175"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5"/>
                    <a:stretch>
                      <a:fillRect/>
                    </a:stretch>
                  </pic:blipFill>
                  <pic:spPr>
                    <a:xfrm>
                      <a:off x="0" y="0"/>
                      <a:ext cx="6149975" cy="2162175"/>
                    </a:xfrm>
                    <a:prstGeom prst="rect">
                      <a:avLst/>
                    </a:prstGeom>
                  </pic:spPr>
                </pic:pic>
              </a:graphicData>
            </a:graphic>
          </wp:inline>
        </w:drawing>
      </w:r>
    </w:p>
    <w:p w14:paraId="73AB4A53" w14:textId="77F51B1D" w:rsidR="001E65A0" w:rsidRDefault="001E65A0" w:rsidP="00DA4556"/>
    <w:p w14:paraId="5F476BF3" w14:textId="77777777" w:rsidR="00161030" w:rsidRDefault="00161030" w:rsidP="00DA4556"/>
    <w:p w14:paraId="20D61CD7" w14:textId="77777777" w:rsidR="00161030" w:rsidRDefault="00161030" w:rsidP="00DA4556"/>
    <w:p w14:paraId="7BC70924" w14:textId="77777777" w:rsidR="00011A94" w:rsidRDefault="00011A94" w:rsidP="00C01326">
      <w:pPr>
        <w:pStyle w:val="ListParagraph"/>
      </w:pPr>
    </w:p>
    <w:sectPr w:rsidR="00011A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0F1E7" w14:textId="77777777" w:rsidR="000536CB" w:rsidRDefault="000536CB" w:rsidP="00C16544">
      <w:pPr>
        <w:spacing w:after="0" w:line="240" w:lineRule="auto"/>
      </w:pPr>
      <w:r>
        <w:separator/>
      </w:r>
    </w:p>
  </w:endnote>
  <w:endnote w:type="continuationSeparator" w:id="0">
    <w:p w14:paraId="1372A4D3" w14:textId="77777777" w:rsidR="000536CB" w:rsidRDefault="000536CB" w:rsidP="00C16544">
      <w:pPr>
        <w:spacing w:after="0" w:line="240" w:lineRule="auto"/>
      </w:pPr>
      <w:r>
        <w:continuationSeparator/>
      </w:r>
    </w:p>
  </w:endnote>
  <w:endnote w:type="continuationNotice" w:id="1">
    <w:p w14:paraId="55652F84" w14:textId="77777777" w:rsidR="000536CB" w:rsidRDefault="000536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A7E84" w14:textId="77777777" w:rsidR="000536CB" w:rsidRDefault="000536CB" w:rsidP="00C16544">
      <w:pPr>
        <w:spacing w:after="0" w:line="240" w:lineRule="auto"/>
      </w:pPr>
      <w:r>
        <w:separator/>
      </w:r>
    </w:p>
  </w:footnote>
  <w:footnote w:type="continuationSeparator" w:id="0">
    <w:p w14:paraId="1146C140" w14:textId="77777777" w:rsidR="000536CB" w:rsidRDefault="000536CB" w:rsidP="00C16544">
      <w:pPr>
        <w:spacing w:after="0" w:line="240" w:lineRule="auto"/>
      </w:pPr>
      <w:r>
        <w:continuationSeparator/>
      </w:r>
    </w:p>
  </w:footnote>
  <w:footnote w:type="continuationNotice" w:id="1">
    <w:p w14:paraId="10CEB3A3" w14:textId="77777777" w:rsidR="000536CB" w:rsidRDefault="000536C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C7BF"/>
    <w:multiLevelType w:val="hybridMultilevel"/>
    <w:tmpl w:val="FFFFFFFF"/>
    <w:lvl w:ilvl="0" w:tplc="33F23FB6">
      <w:start w:val="1"/>
      <w:numFmt w:val="lowerRoman"/>
      <w:lvlText w:val="%1."/>
      <w:lvlJc w:val="right"/>
      <w:pPr>
        <w:ind w:left="720" w:hanging="360"/>
      </w:pPr>
    </w:lvl>
    <w:lvl w:ilvl="1" w:tplc="A3D0F548">
      <w:start w:val="1"/>
      <w:numFmt w:val="lowerLetter"/>
      <w:lvlText w:val="%2."/>
      <w:lvlJc w:val="left"/>
      <w:pPr>
        <w:ind w:left="1440" w:hanging="360"/>
      </w:pPr>
    </w:lvl>
    <w:lvl w:ilvl="2" w:tplc="5AAAA8FA">
      <w:start w:val="1"/>
      <w:numFmt w:val="lowerRoman"/>
      <w:lvlText w:val="%3."/>
      <w:lvlJc w:val="right"/>
      <w:pPr>
        <w:ind w:left="2160" w:hanging="180"/>
      </w:pPr>
    </w:lvl>
    <w:lvl w:ilvl="3" w:tplc="1C58E2B0">
      <w:start w:val="1"/>
      <w:numFmt w:val="decimal"/>
      <w:lvlText w:val="%4."/>
      <w:lvlJc w:val="left"/>
      <w:pPr>
        <w:ind w:left="2880" w:hanging="360"/>
      </w:pPr>
    </w:lvl>
    <w:lvl w:ilvl="4" w:tplc="0BF8724E">
      <w:start w:val="1"/>
      <w:numFmt w:val="lowerLetter"/>
      <w:lvlText w:val="%5."/>
      <w:lvlJc w:val="left"/>
      <w:pPr>
        <w:ind w:left="3600" w:hanging="360"/>
      </w:pPr>
    </w:lvl>
    <w:lvl w:ilvl="5" w:tplc="B1F0F7B6">
      <w:start w:val="1"/>
      <w:numFmt w:val="lowerRoman"/>
      <w:lvlText w:val="%6."/>
      <w:lvlJc w:val="right"/>
      <w:pPr>
        <w:ind w:left="4320" w:hanging="180"/>
      </w:pPr>
    </w:lvl>
    <w:lvl w:ilvl="6" w:tplc="838AA2E8">
      <w:start w:val="1"/>
      <w:numFmt w:val="decimal"/>
      <w:lvlText w:val="%7."/>
      <w:lvlJc w:val="left"/>
      <w:pPr>
        <w:ind w:left="5040" w:hanging="360"/>
      </w:pPr>
    </w:lvl>
    <w:lvl w:ilvl="7" w:tplc="155E3D8C">
      <w:start w:val="1"/>
      <w:numFmt w:val="lowerLetter"/>
      <w:lvlText w:val="%8."/>
      <w:lvlJc w:val="left"/>
      <w:pPr>
        <w:ind w:left="5760" w:hanging="360"/>
      </w:pPr>
    </w:lvl>
    <w:lvl w:ilvl="8" w:tplc="AE882812">
      <w:start w:val="1"/>
      <w:numFmt w:val="lowerRoman"/>
      <w:lvlText w:val="%9."/>
      <w:lvlJc w:val="right"/>
      <w:pPr>
        <w:ind w:left="6480" w:hanging="180"/>
      </w:pPr>
    </w:lvl>
  </w:abstractNum>
  <w:abstractNum w:abstractNumId="1" w15:restartNumberingAfterBreak="0">
    <w:nsid w:val="050DAA0B"/>
    <w:multiLevelType w:val="hybridMultilevel"/>
    <w:tmpl w:val="15BE8A56"/>
    <w:lvl w:ilvl="0" w:tplc="A39C4A86">
      <w:start w:val="1"/>
      <w:numFmt w:val="bullet"/>
      <w:lvlText w:val=""/>
      <w:lvlJc w:val="left"/>
      <w:pPr>
        <w:ind w:left="720" w:hanging="360"/>
      </w:pPr>
      <w:rPr>
        <w:rFonts w:ascii="Symbol" w:hAnsi="Symbol" w:hint="default"/>
      </w:rPr>
    </w:lvl>
    <w:lvl w:ilvl="1" w:tplc="7D2EB2AE">
      <w:start w:val="1"/>
      <w:numFmt w:val="bullet"/>
      <w:lvlText w:val="o"/>
      <w:lvlJc w:val="left"/>
      <w:pPr>
        <w:ind w:left="1440" w:hanging="360"/>
      </w:pPr>
      <w:rPr>
        <w:rFonts w:ascii="Courier New" w:hAnsi="Courier New" w:hint="default"/>
      </w:rPr>
    </w:lvl>
    <w:lvl w:ilvl="2" w:tplc="63C04648">
      <w:start w:val="1"/>
      <w:numFmt w:val="bullet"/>
      <w:lvlText w:val=""/>
      <w:lvlJc w:val="left"/>
      <w:pPr>
        <w:ind w:left="2160" w:hanging="360"/>
      </w:pPr>
      <w:rPr>
        <w:rFonts w:ascii="Wingdings" w:hAnsi="Wingdings" w:hint="default"/>
      </w:rPr>
    </w:lvl>
    <w:lvl w:ilvl="3" w:tplc="C19AA706">
      <w:start w:val="1"/>
      <w:numFmt w:val="bullet"/>
      <w:lvlText w:val=""/>
      <w:lvlJc w:val="left"/>
      <w:pPr>
        <w:ind w:left="2880" w:hanging="360"/>
      </w:pPr>
      <w:rPr>
        <w:rFonts w:ascii="Symbol" w:hAnsi="Symbol" w:hint="default"/>
      </w:rPr>
    </w:lvl>
    <w:lvl w:ilvl="4" w:tplc="0AD61D0E">
      <w:start w:val="1"/>
      <w:numFmt w:val="bullet"/>
      <w:lvlText w:val="o"/>
      <w:lvlJc w:val="left"/>
      <w:pPr>
        <w:ind w:left="3600" w:hanging="360"/>
      </w:pPr>
      <w:rPr>
        <w:rFonts w:ascii="Courier New" w:hAnsi="Courier New" w:hint="default"/>
      </w:rPr>
    </w:lvl>
    <w:lvl w:ilvl="5" w:tplc="E40638F2">
      <w:start w:val="1"/>
      <w:numFmt w:val="bullet"/>
      <w:lvlText w:val=""/>
      <w:lvlJc w:val="left"/>
      <w:pPr>
        <w:ind w:left="4320" w:hanging="360"/>
      </w:pPr>
      <w:rPr>
        <w:rFonts w:ascii="Wingdings" w:hAnsi="Wingdings" w:hint="default"/>
      </w:rPr>
    </w:lvl>
    <w:lvl w:ilvl="6" w:tplc="2FA2A506">
      <w:start w:val="1"/>
      <w:numFmt w:val="bullet"/>
      <w:lvlText w:val=""/>
      <w:lvlJc w:val="left"/>
      <w:pPr>
        <w:ind w:left="5040" w:hanging="360"/>
      </w:pPr>
      <w:rPr>
        <w:rFonts w:ascii="Symbol" w:hAnsi="Symbol" w:hint="default"/>
      </w:rPr>
    </w:lvl>
    <w:lvl w:ilvl="7" w:tplc="70026CF0">
      <w:start w:val="1"/>
      <w:numFmt w:val="bullet"/>
      <w:lvlText w:val="o"/>
      <w:lvlJc w:val="left"/>
      <w:pPr>
        <w:ind w:left="5760" w:hanging="360"/>
      </w:pPr>
      <w:rPr>
        <w:rFonts w:ascii="Courier New" w:hAnsi="Courier New" w:hint="default"/>
      </w:rPr>
    </w:lvl>
    <w:lvl w:ilvl="8" w:tplc="D4E61A4A">
      <w:start w:val="1"/>
      <w:numFmt w:val="bullet"/>
      <w:lvlText w:val=""/>
      <w:lvlJc w:val="left"/>
      <w:pPr>
        <w:ind w:left="6480" w:hanging="360"/>
      </w:pPr>
      <w:rPr>
        <w:rFonts w:ascii="Wingdings" w:hAnsi="Wingdings" w:hint="default"/>
      </w:rPr>
    </w:lvl>
  </w:abstractNum>
  <w:abstractNum w:abstractNumId="2" w15:restartNumberingAfterBreak="0">
    <w:nsid w:val="0D2E3FBD"/>
    <w:multiLevelType w:val="multilevel"/>
    <w:tmpl w:val="EAB844A4"/>
    <w:lvl w:ilvl="0">
      <w:start w:val="1"/>
      <w:numFmt w:val="decimal"/>
      <w:lvlText w:val="%1.0"/>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94F308C"/>
    <w:multiLevelType w:val="hybridMultilevel"/>
    <w:tmpl w:val="2DD6D65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A601674"/>
    <w:multiLevelType w:val="hybridMultilevel"/>
    <w:tmpl w:val="430804C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D2254F5"/>
    <w:multiLevelType w:val="hybridMultilevel"/>
    <w:tmpl w:val="FFCAAE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E2AEAED"/>
    <w:multiLevelType w:val="hybridMultilevel"/>
    <w:tmpl w:val="FFFFFFFF"/>
    <w:lvl w:ilvl="0" w:tplc="588C850C">
      <w:start w:val="1"/>
      <w:numFmt w:val="bullet"/>
      <w:lvlText w:val="-"/>
      <w:lvlJc w:val="left"/>
      <w:pPr>
        <w:ind w:left="720" w:hanging="360"/>
      </w:pPr>
      <w:rPr>
        <w:rFonts w:ascii="Roboto" w:hAnsi="Roboto" w:hint="default"/>
      </w:rPr>
    </w:lvl>
    <w:lvl w:ilvl="1" w:tplc="C2441F34">
      <w:start w:val="1"/>
      <w:numFmt w:val="bullet"/>
      <w:lvlText w:val="o"/>
      <w:lvlJc w:val="left"/>
      <w:pPr>
        <w:ind w:left="1440" w:hanging="360"/>
      </w:pPr>
      <w:rPr>
        <w:rFonts w:ascii="Courier New" w:hAnsi="Courier New" w:hint="default"/>
      </w:rPr>
    </w:lvl>
    <w:lvl w:ilvl="2" w:tplc="93F816EA">
      <w:start w:val="1"/>
      <w:numFmt w:val="bullet"/>
      <w:lvlText w:val=""/>
      <w:lvlJc w:val="left"/>
      <w:pPr>
        <w:ind w:left="2160" w:hanging="360"/>
      </w:pPr>
      <w:rPr>
        <w:rFonts w:ascii="Wingdings" w:hAnsi="Wingdings" w:hint="default"/>
      </w:rPr>
    </w:lvl>
    <w:lvl w:ilvl="3" w:tplc="52F4C9E8">
      <w:start w:val="1"/>
      <w:numFmt w:val="bullet"/>
      <w:lvlText w:val=""/>
      <w:lvlJc w:val="left"/>
      <w:pPr>
        <w:ind w:left="2880" w:hanging="360"/>
      </w:pPr>
      <w:rPr>
        <w:rFonts w:ascii="Symbol" w:hAnsi="Symbol" w:hint="default"/>
      </w:rPr>
    </w:lvl>
    <w:lvl w:ilvl="4" w:tplc="4B30F712">
      <w:start w:val="1"/>
      <w:numFmt w:val="bullet"/>
      <w:lvlText w:val="o"/>
      <w:lvlJc w:val="left"/>
      <w:pPr>
        <w:ind w:left="3600" w:hanging="360"/>
      </w:pPr>
      <w:rPr>
        <w:rFonts w:ascii="Courier New" w:hAnsi="Courier New" w:hint="default"/>
      </w:rPr>
    </w:lvl>
    <w:lvl w:ilvl="5" w:tplc="0AB8A346">
      <w:start w:val="1"/>
      <w:numFmt w:val="bullet"/>
      <w:lvlText w:val=""/>
      <w:lvlJc w:val="left"/>
      <w:pPr>
        <w:ind w:left="4320" w:hanging="360"/>
      </w:pPr>
      <w:rPr>
        <w:rFonts w:ascii="Wingdings" w:hAnsi="Wingdings" w:hint="default"/>
      </w:rPr>
    </w:lvl>
    <w:lvl w:ilvl="6" w:tplc="45C03D88">
      <w:start w:val="1"/>
      <w:numFmt w:val="bullet"/>
      <w:lvlText w:val=""/>
      <w:lvlJc w:val="left"/>
      <w:pPr>
        <w:ind w:left="5040" w:hanging="360"/>
      </w:pPr>
      <w:rPr>
        <w:rFonts w:ascii="Symbol" w:hAnsi="Symbol" w:hint="default"/>
      </w:rPr>
    </w:lvl>
    <w:lvl w:ilvl="7" w:tplc="07326CFA">
      <w:start w:val="1"/>
      <w:numFmt w:val="bullet"/>
      <w:lvlText w:val="o"/>
      <w:lvlJc w:val="left"/>
      <w:pPr>
        <w:ind w:left="5760" w:hanging="360"/>
      </w:pPr>
      <w:rPr>
        <w:rFonts w:ascii="Courier New" w:hAnsi="Courier New" w:hint="default"/>
      </w:rPr>
    </w:lvl>
    <w:lvl w:ilvl="8" w:tplc="1B1685B2">
      <w:start w:val="1"/>
      <w:numFmt w:val="bullet"/>
      <w:lvlText w:val=""/>
      <w:lvlJc w:val="left"/>
      <w:pPr>
        <w:ind w:left="6480" w:hanging="360"/>
      </w:pPr>
      <w:rPr>
        <w:rFonts w:ascii="Wingdings" w:hAnsi="Wingdings" w:hint="default"/>
      </w:rPr>
    </w:lvl>
  </w:abstractNum>
  <w:abstractNum w:abstractNumId="7" w15:restartNumberingAfterBreak="0">
    <w:nsid w:val="206E63BC"/>
    <w:multiLevelType w:val="hybridMultilevel"/>
    <w:tmpl w:val="8366548A"/>
    <w:lvl w:ilvl="0" w:tplc="01927CAE">
      <w:start w:val="7"/>
      <w:numFmt w:val="bullet"/>
      <w:lvlText w:val="-"/>
      <w:lvlJc w:val="left"/>
      <w:pPr>
        <w:ind w:left="720" w:hanging="360"/>
      </w:pPr>
      <w:rPr>
        <w:rFonts w:ascii="Calibri" w:eastAsia="SimSun"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3082F27"/>
    <w:multiLevelType w:val="hybridMultilevel"/>
    <w:tmpl w:val="32EAC15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38F4C98"/>
    <w:multiLevelType w:val="hybridMultilevel"/>
    <w:tmpl w:val="5C5CAC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BB9C1A0"/>
    <w:multiLevelType w:val="hybridMultilevel"/>
    <w:tmpl w:val="FFFFFFFF"/>
    <w:lvl w:ilvl="0" w:tplc="B524A6EC">
      <w:start w:val="1"/>
      <w:numFmt w:val="bullet"/>
      <w:lvlText w:val="-"/>
      <w:lvlJc w:val="left"/>
      <w:pPr>
        <w:ind w:left="720" w:hanging="360"/>
      </w:pPr>
      <w:rPr>
        <w:rFonts w:ascii="Roboto" w:hAnsi="Roboto" w:hint="default"/>
      </w:rPr>
    </w:lvl>
    <w:lvl w:ilvl="1" w:tplc="58FE61AC">
      <w:start w:val="1"/>
      <w:numFmt w:val="bullet"/>
      <w:lvlText w:val="o"/>
      <w:lvlJc w:val="left"/>
      <w:pPr>
        <w:ind w:left="1440" w:hanging="360"/>
      </w:pPr>
      <w:rPr>
        <w:rFonts w:ascii="Courier New" w:hAnsi="Courier New" w:hint="default"/>
      </w:rPr>
    </w:lvl>
    <w:lvl w:ilvl="2" w:tplc="94BC9112">
      <w:start w:val="1"/>
      <w:numFmt w:val="bullet"/>
      <w:lvlText w:val=""/>
      <w:lvlJc w:val="left"/>
      <w:pPr>
        <w:ind w:left="2160" w:hanging="360"/>
      </w:pPr>
      <w:rPr>
        <w:rFonts w:ascii="Wingdings" w:hAnsi="Wingdings" w:hint="default"/>
      </w:rPr>
    </w:lvl>
    <w:lvl w:ilvl="3" w:tplc="E4542528">
      <w:start w:val="1"/>
      <w:numFmt w:val="bullet"/>
      <w:lvlText w:val=""/>
      <w:lvlJc w:val="left"/>
      <w:pPr>
        <w:ind w:left="2880" w:hanging="360"/>
      </w:pPr>
      <w:rPr>
        <w:rFonts w:ascii="Symbol" w:hAnsi="Symbol" w:hint="default"/>
      </w:rPr>
    </w:lvl>
    <w:lvl w:ilvl="4" w:tplc="B1A22692">
      <w:start w:val="1"/>
      <w:numFmt w:val="bullet"/>
      <w:lvlText w:val="o"/>
      <w:lvlJc w:val="left"/>
      <w:pPr>
        <w:ind w:left="3600" w:hanging="360"/>
      </w:pPr>
      <w:rPr>
        <w:rFonts w:ascii="Courier New" w:hAnsi="Courier New" w:hint="default"/>
      </w:rPr>
    </w:lvl>
    <w:lvl w:ilvl="5" w:tplc="2A3A503C">
      <w:start w:val="1"/>
      <w:numFmt w:val="bullet"/>
      <w:lvlText w:val=""/>
      <w:lvlJc w:val="left"/>
      <w:pPr>
        <w:ind w:left="4320" w:hanging="360"/>
      </w:pPr>
      <w:rPr>
        <w:rFonts w:ascii="Wingdings" w:hAnsi="Wingdings" w:hint="default"/>
      </w:rPr>
    </w:lvl>
    <w:lvl w:ilvl="6" w:tplc="91304FCE">
      <w:start w:val="1"/>
      <w:numFmt w:val="bullet"/>
      <w:lvlText w:val=""/>
      <w:lvlJc w:val="left"/>
      <w:pPr>
        <w:ind w:left="5040" w:hanging="360"/>
      </w:pPr>
      <w:rPr>
        <w:rFonts w:ascii="Symbol" w:hAnsi="Symbol" w:hint="default"/>
      </w:rPr>
    </w:lvl>
    <w:lvl w:ilvl="7" w:tplc="15440F50">
      <w:start w:val="1"/>
      <w:numFmt w:val="bullet"/>
      <w:lvlText w:val="o"/>
      <w:lvlJc w:val="left"/>
      <w:pPr>
        <w:ind w:left="5760" w:hanging="360"/>
      </w:pPr>
      <w:rPr>
        <w:rFonts w:ascii="Courier New" w:hAnsi="Courier New" w:hint="default"/>
      </w:rPr>
    </w:lvl>
    <w:lvl w:ilvl="8" w:tplc="BC963A1C">
      <w:start w:val="1"/>
      <w:numFmt w:val="bullet"/>
      <w:lvlText w:val=""/>
      <w:lvlJc w:val="left"/>
      <w:pPr>
        <w:ind w:left="6480" w:hanging="360"/>
      </w:pPr>
      <w:rPr>
        <w:rFonts w:ascii="Wingdings" w:hAnsi="Wingdings" w:hint="default"/>
      </w:rPr>
    </w:lvl>
  </w:abstractNum>
  <w:abstractNum w:abstractNumId="11" w15:restartNumberingAfterBreak="0">
    <w:nsid w:val="2E17550B"/>
    <w:multiLevelType w:val="hybridMultilevel"/>
    <w:tmpl w:val="C3345B2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F6E56C8"/>
    <w:multiLevelType w:val="hybridMultilevel"/>
    <w:tmpl w:val="F0688B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2C85B4B"/>
    <w:multiLevelType w:val="hybridMultilevel"/>
    <w:tmpl w:val="513CD9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3F461B6"/>
    <w:multiLevelType w:val="hybridMultilevel"/>
    <w:tmpl w:val="84B0F7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4F61213"/>
    <w:multiLevelType w:val="hybridMultilevel"/>
    <w:tmpl w:val="4C1AEA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8C64071"/>
    <w:multiLevelType w:val="hybridMultilevel"/>
    <w:tmpl w:val="F8209F2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43823C3D"/>
    <w:multiLevelType w:val="hybridMultilevel"/>
    <w:tmpl w:val="FFFFFFFF"/>
    <w:lvl w:ilvl="0" w:tplc="ED12865E">
      <w:start w:val="1"/>
      <w:numFmt w:val="bullet"/>
      <w:lvlText w:val="-"/>
      <w:lvlJc w:val="left"/>
      <w:pPr>
        <w:ind w:left="720" w:hanging="360"/>
      </w:pPr>
      <w:rPr>
        <w:rFonts w:ascii="Roboto" w:hAnsi="Roboto" w:hint="default"/>
      </w:rPr>
    </w:lvl>
    <w:lvl w:ilvl="1" w:tplc="2CB0EBBE">
      <w:start w:val="1"/>
      <w:numFmt w:val="bullet"/>
      <w:lvlText w:val="o"/>
      <w:lvlJc w:val="left"/>
      <w:pPr>
        <w:ind w:left="1440" w:hanging="360"/>
      </w:pPr>
      <w:rPr>
        <w:rFonts w:ascii="Courier New" w:hAnsi="Courier New" w:hint="default"/>
      </w:rPr>
    </w:lvl>
    <w:lvl w:ilvl="2" w:tplc="6024C902">
      <w:start w:val="1"/>
      <w:numFmt w:val="bullet"/>
      <w:lvlText w:val=""/>
      <w:lvlJc w:val="left"/>
      <w:pPr>
        <w:ind w:left="2160" w:hanging="360"/>
      </w:pPr>
      <w:rPr>
        <w:rFonts w:ascii="Wingdings" w:hAnsi="Wingdings" w:hint="default"/>
      </w:rPr>
    </w:lvl>
    <w:lvl w:ilvl="3" w:tplc="039CBE1C">
      <w:start w:val="1"/>
      <w:numFmt w:val="bullet"/>
      <w:lvlText w:val=""/>
      <w:lvlJc w:val="left"/>
      <w:pPr>
        <w:ind w:left="2880" w:hanging="360"/>
      </w:pPr>
      <w:rPr>
        <w:rFonts w:ascii="Symbol" w:hAnsi="Symbol" w:hint="default"/>
      </w:rPr>
    </w:lvl>
    <w:lvl w:ilvl="4" w:tplc="B7304F32">
      <w:start w:val="1"/>
      <w:numFmt w:val="bullet"/>
      <w:lvlText w:val="o"/>
      <w:lvlJc w:val="left"/>
      <w:pPr>
        <w:ind w:left="3600" w:hanging="360"/>
      </w:pPr>
      <w:rPr>
        <w:rFonts w:ascii="Courier New" w:hAnsi="Courier New" w:hint="default"/>
      </w:rPr>
    </w:lvl>
    <w:lvl w:ilvl="5" w:tplc="9A984AA2">
      <w:start w:val="1"/>
      <w:numFmt w:val="bullet"/>
      <w:lvlText w:val=""/>
      <w:lvlJc w:val="left"/>
      <w:pPr>
        <w:ind w:left="4320" w:hanging="360"/>
      </w:pPr>
      <w:rPr>
        <w:rFonts w:ascii="Wingdings" w:hAnsi="Wingdings" w:hint="default"/>
      </w:rPr>
    </w:lvl>
    <w:lvl w:ilvl="6" w:tplc="99FAB336">
      <w:start w:val="1"/>
      <w:numFmt w:val="bullet"/>
      <w:lvlText w:val=""/>
      <w:lvlJc w:val="left"/>
      <w:pPr>
        <w:ind w:left="5040" w:hanging="360"/>
      </w:pPr>
      <w:rPr>
        <w:rFonts w:ascii="Symbol" w:hAnsi="Symbol" w:hint="default"/>
      </w:rPr>
    </w:lvl>
    <w:lvl w:ilvl="7" w:tplc="9B463B80">
      <w:start w:val="1"/>
      <w:numFmt w:val="bullet"/>
      <w:lvlText w:val="o"/>
      <w:lvlJc w:val="left"/>
      <w:pPr>
        <w:ind w:left="5760" w:hanging="360"/>
      </w:pPr>
      <w:rPr>
        <w:rFonts w:ascii="Courier New" w:hAnsi="Courier New" w:hint="default"/>
      </w:rPr>
    </w:lvl>
    <w:lvl w:ilvl="8" w:tplc="EFCCF318">
      <w:start w:val="1"/>
      <w:numFmt w:val="bullet"/>
      <w:lvlText w:val=""/>
      <w:lvlJc w:val="left"/>
      <w:pPr>
        <w:ind w:left="6480" w:hanging="360"/>
      </w:pPr>
      <w:rPr>
        <w:rFonts w:ascii="Wingdings" w:hAnsi="Wingdings" w:hint="default"/>
      </w:rPr>
    </w:lvl>
  </w:abstractNum>
  <w:abstractNum w:abstractNumId="18" w15:restartNumberingAfterBreak="0">
    <w:nsid w:val="46A97F7A"/>
    <w:multiLevelType w:val="hybridMultilevel"/>
    <w:tmpl w:val="6F349AB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489C57C4"/>
    <w:multiLevelType w:val="hybridMultilevel"/>
    <w:tmpl w:val="623898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1E050BA"/>
    <w:multiLevelType w:val="multilevel"/>
    <w:tmpl w:val="655AA87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1" w15:restartNumberingAfterBreak="0">
    <w:nsid w:val="593A3D95"/>
    <w:multiLevelType w:val="hybridMultilevel"/>
    <w:tmpl w:val="8AB6CC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C893C03"/>
    <w:multiLevelType w:val="hybridMultilevel"/>
    <w:tmpl w:val="ED7EC37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6196DEB0"/>
    <w:multiLevelType w:val="hybridMultilevel"/>
    <w:tmpl w:val="FFFFFFFF"/>
    <w:lvl w:ilvl="0" w:tplc="B3EC11DA">
      <w:start w:val="2"/>
      <w:numFmt w:val="lowerRoman"/>
      <w:lvlText w:val="%1."/>
      <w:lvlJc w:val="right"/>
      <w:pPr>
        <w:ind w:left="720" w:hanging="360"/>
      </w:pPr>
    </w:lvl>
    <w:lvl w:ilvl="1" w:tplc="5AE45262">
      <w:start w:val="1"/>
      <w:numFmt w:val="lowerLetter"/>
      <w:lvlText w:val="%2."/>
      <w:lvlJc w:val="left"/>
      <w:pPr>
        <w:ind w:left="1440" w:hanging="360"/>
      </w:pPr>
    </w:lvl>
    <w:lvl w:ilvl="2" w:tplc="F4EC8638">
      <w:start w:val="1"/>
      <w:numFmt w:val="lowerRoman"/>
      <w:lvlText w:val="%3."/>
      <w:lvlJc w:val="right"/>
      <w:pPr>
        <w:ind w:left="2160" w:hanging="180"/>
      </w:pPr>
    </w:lvl>
    <w:lvl w:ilvl="3" w:tplc="7AC672EE">
      <w:start w:val="1"/>
      <w:numFmt w:val="decimal"/>
      <w:lvlText w:val="%4."/>
      <w:lvlJc w:val="left"/>
      <w:pPr>
        <w:ind w:left="2880" w:hanging="360"/>
      </w:pPr>
    </w:lvl>
    <w:lvl w:ilvl="4" w:tplc="9DE026D0">
      <w:start w:val="1"/>
      <w:numFmt w:val="lowerLetter"/>
      <w:lvlText w:val="%5."/>
      <w:lvlJc w:val="left"/>
      <w:pPr>
        <w:ind w:left="3600" w:hanging="360"/>
      </w:pPr>
    </w:lvl>
    <w:lvl w:ilvl="5" w:tplc="3BAEDE26">
      <w:start w:val="1"/>
      <w:numFmt w:val="lowerRoman"/>
      <w:lvlText w:val="%6."/>
      <w:lvlJc w:val="right"/>
      <w:pPr>
        <w:ind w:left="4320" w:hanging="180"/>
      </w:pPr>
    </w:lvl>
    <w:lvl w:ilvl="6" w:tplc="FBAC7A16">
      <w:start w:val="1"/>
      <w:numFmt w:val="decimal"/>
      <w:lvlText w:val="%7."/>
      <w:lvlJc w:val="left"/>
      <w:pPr>
        <w:ind w:left="5040" w:hanging="360"/>
      </w:pPr>
    </w:lvl>
    <w:lvl w:ilvl="7" w:tplc="03202C3A">
      <w:start w:val="1"/>
      <w:numFmt w:val="lowerLetter"/>
      <w:lvlText w:val="%8."/>
      <w:lvlJc w:val="left"/>
      <w:pPr>
        <w:ind w:left="5760" w:hanging="360"/>
      </w:pPr>
    </w:lvl>
    <w:lvl w:ilvl="8" w:tplc="1784A3EC">
      <w:start w:val="1"/>
      <w:numFmt w:val="lowerRoman"/>
      <w:lvlText w:val="%9."/>
      <w:lvlJc w:val="right"/>
      <w:pPr>
        <w:ind w:left="6480" w:hanging="180"/>
      </w:pPr>
    </w:lvl>
  </w:abstractNum>
  <w:abstractNum w:abstractNumId="24" w15:restartNumberingAfterBreak="0">
    <w:nsid w:val="654B3313"/>
    <w:multiLevelType w:val="multilevel"/>
    <w:tmpl w:val="45A434C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6C18F0B4"/>
    <w:multiLevelType w:val="hybridMultilevel"/>
    <w:tmpl w:val="FFFFFFFF"/>
    <w:lvl w:ilvl="0" w:tplc="559EF8E4">
      <w:start w:val="1"/>
      <w:numFmt w:val="bullet"/>
      <w:lvlText w:val="-"/>
      <w:lvlJc w:val="left"/>
      <w:pPr>
        <w:ind w:left="720" w:hanging="360"/>
      </w:pPr>
      <w:rPr>
        <w:rFonts w:ascii="Roboto" w:hAnsi="Roboto" w:hint="default"/>
      </w:rPr>
    </w:lvl>
    <w:lvl w:ilvl="1" w:tplc="F9E2F776">
      <w:start w:val="1"/>
      <w:numFmt w:val="bullet"/>
      <w:lvlText w:val="o"/>
      <w:lvlJc w:val="left"/>
      <w:pPr>
        <w:ind w:left="1440" w:hanging="360"/>
      </w:pPr>
      <w:rPr>
        <w:rFonts w:ascii="Courier New" w:hAnsi="Courier New" w:hint="default"/>
      </w:rPr>
    </w:lvl>
    <w:lvl w:ilvl="2" w:tplc="249843C8">
      <w:start w:val="1"/>
      <w:numFmt w:val="bullet"/>
      <w:lvlText w:val=""/>
      <w:lvlJc w:val="left"/>
      <w:pPr>
        <w:ind w:left="2160" w:hanging="360"/>
      </w:pPr>
      <w:rPr>
        <w:rFonts w:ascii="Wingdings" w:hAnsi="Wingdings" w:hint="default"/>
      </w:rPr>
    </w:lvl>
    <w:lvl w:ilvl="3" w:tplc="AAB0D11C">
      <w:start w:val="1"/>
      <w:numFmt w:val="bullet"/>
      <w:lvlText w:val=""/>
      <w:lvlJc w:val="left"/>
      <w:pPr>
        <w:ind w:left="2880" w:hanging="360"/>
      </w:pPr>
      <w:rPr>
        <w:rFonts w:ascii="Symbol" w:hAnsi="Symbol" w:hint="default"/>
      </w:rPr>
    </w:lvl>
    <w:lvl w:ilvl="4" w:tplc="DA522E34">
      <w:start w:val="1"/>
      <w:numFmt w:val="bullet"/>
      <w:lvlText w:val="o"/>
      <w:lvlJc w:val="left"/>
      <w:pPr>
        <w:ind w:left="3600" w:hanging="360"/>
      </w:pPr>
      <w:rPr>
        <w:rFonts w:ascii="Courier New" w:hAnsi="Courier New" w:hint="default"/>
      </w:rPr>
    </w:lvl>
    <w:lvl w:ilvl="5" w:tplc="DCAAFA12">
      <w:start w:val="1"/>
      <w:numFmt w:val="bullet"/>
      <w:lvlText w:val=""/>
      <w:lvlJc w:val="left"/>
      <w:pPr>
        <w:ind w:left="4320" w:hanging="360"/>
      </w:pPr>
      <w:rPr>
        <w:rFonts w:ascii="Wingdings" w:hAnsi="Wingdings" w:hint="default"/>
      </w:rPr>
    </w:lvl>
    <w:lvl w:ilvl="6" w:tplc="40706164">
      <w:start w:val="1"/>
      <w:numFmt w:val="bullet"/>
      <w:lvlText w:val=""/>
      <w:lvlJc w:val="left"/>
      <w:pPr>
        <w:ind w:left="5040" w:hanging="360"/>
      </w:pPr>
      <w:rPr>
        <w:rFonts w:ascii="Symbol" w:hAnsi="Symbol" w:hint="default"/>
      </w:rPr>
    </w:lvl>
    <w:lvl w:ilvl="7" w:tplc="B7748ADE">
      <w:start w:val="1"/>
      <w:numFmt w:val="bullet"/>
      <w:lvlText w:val="o"/>
      <w:lvlJc w:val="left"/>
      <w:pPr>
        <w:ind w:left="5760" w:hanging="360"/>
      </w:pPr>
      <w:rPr>
        <w:rFonts w:ascii="Courier New" w:hAnsi="Courier New" w:hint="default"/>
      </w:rPr>
    </w:lvl>
    <w:lvl w:ilvl="8" w:tplc="CA78D848">
      <w:start w:val="1"/>
      <w:numFmt w:val="bullet"/>
      <w:lvlText w:val=""/>
      <w:lvlJc w:val="left"/>
      <w:pPr>
        <w:ind w:left="6480" w:hanging="360"/>
      </w:pPr>
      <w:rPr>
        <w:rFonts w:ascii="Wingdings" w:hAnsi="Wingdings" w:hint="default"/>
      </w:rPr>
    </w:lvl>
  </w:abstractNum>
  <w:abstractNum w:abstractNumId="26" w15:restartNumberingAfterBreak="0">
    <w:nsid w:val="701FC3B3"/>
    <w:multiLevelType w:val="hybridMultilevel"/>
    <w:tmpl w:val="FFFFFFFF"/>
    <w:lvl w:ilvl="0" w:tplc="49D83E32">
      <w:start w:val="1"/>
      <w:numFmt w:val="bullet"/>
      <w:lvlText w:val="-"/>
      <w:lvlJc w:val="left"/>
      <w:pPr>
        <w:ind w:left="720" w:hanging="360"/>
      </w:pPr>
      <w:rPr>
        <w:rFonts w:ascii="Roboto" w:hAnsi="Roboto" w:hint="default"/>
      </w:rPr>
    </w:lvl>
    <w:lvl w:ilvl="1" w:tplc="63900212">
      <w:start w:val="1"/>
      <w:numFmt w:val="bullet"/>
      <w:lvlText w:val="o"/>
      <w:lvlJc w:val="left"/>
      <w:pPr>
        <w:ind w:left="1440" w:hanging="360"/>
      </w:pPr>
      <w:rPr>
        <w:rFonts w:ascii="Courier New" w:hAnsi="Courier New" w:hint="default"/>
      </w:rPr>
    </w:lvl>
    <w:lvl w:ilvl="2" w:tplc="B96E3E5C">
      <w:start w:val="1"/>
      <w:numFmt w:val="bullet"/>
      <w:lvlText w:val=""/>
      <w:lvlJc w:val="left"/>
      <w:pPr>
        <w:ind w:left="2160" w:hanging="360"/>
      </w:pPr>
      <w:rPr>
        <w:rFonts w:ascii="Wingdings" w:hAnsi="Wingdings" w:hint="default"/>
      </w:rPr>
    </w:lvl>
    <w:lvl w:ilvl="3" w:tplc="A5CCF56C">
      <w:start w:val="1"/>
      <w:numFmt w:val="bullet"/>
      <w:lvlText w:val=""/>
      <w:lvlJc w:val="left"/>
      <w:pPr>
        <w:ind w:left="2880" w:hanging="360"/>
      </w:pPr>
      <w:rPr>
        <w:rFonts w:ascii="Symbol" w:hAnsi="Symbol" w:hint="default"/>
      </w:rPr>
    </w:lvl>
    <w:lvl w:ilvl="4" w:tplc="C9CE83C0">
      <w:start w:val="1"/>
      <w:numFmt w:val="bullet"/>
      <w:lvlText w:val="o"/>
      <w:lvlJc w:val="left"/>
      <w:pPr>
        <w:ind w:left="3600" w:hanging="360"/>
      </w:pPr>
      <w:rPr>
        <w:rFonts w:ascii="Courier New" w:hAnsi="Courier New" w:hint="default"/>
      </w:rPr>
    </w:lvl>
    <w:lvl w:ilvl="5" w:tplc="CB3EAFE8">
      <w:start w:val="1"/>
      <w:numFmt w:val="bullet"/>
      <w:lvlText w:val=""/>
      <w:lvlJc w:val="left"/>
      <w:pPr>
        <w:ind w:left="4320" w:hanging="360"/>
      </w:pPr>
      <w:rPr>
        <w:rFonts w:ascii="Wingdings" w:hAnsi="Wingdings" w:hint="default"/>
      </w:rPr>
    </w:lvl>
    <w:lvl w:ilvl="6" w:tplc="FEBE7FD4">
      <w:start w:val="1"/>
      <w:numFmt w:val="bullet"/>
      <w:lvlText w:val=""/>
      <w:lvlJc w:val="left"/>
      <w:pPr>
        <w:ind w:left="5040" w:hanging="360"/>
      </w:pPr>
      <w:rPr>
        <w:rFonts w:ascii="Symbol" w:hAnsi="Symbol" w:hint="default"/>
      </w:rPr>
    </w:lvl>
    <w:lvl w:ilvl="7" w:tplc="51F21712">
      <w:start w:val="1"/>
      <w:numFmt w:val="bullet"/>
      <w:lvlText w:val="o"/>
      <w:lvlJc w:val="left"/>
      <w:pPr>
        <w:ind w:left="5760" w:hanging="360"/>
      </w:pPr>
      <w:rPr>
        <w:rFonts w:ascii="Courier New" w:hAnsi="Courier New" w:hint="default"/>
      </w:rPr>
    </w:lvl>
    <w:lvl w:ilvl="8" w:tplc="590816F4">
      <w:start w:val="1"/>
      <w:numFmt w:val="bullet"/>
      <w:lvlText w:val=""/>
      <w:lvlJc w:val="left"/>
      <w:pPr>
        <w:ind w:left="6480" w:hanging="360"/>
      </w:pPr>
      <w:rPr>
        <w:rFonts w:ascii="Wingdings" w:hAnsi="Wingdings" w:hint="default"/>
      </w:rPr>
    </w:lvl>
  </w:abstractNum>
  <w:abstractNum w:abstractNumId="27" w15:restartNumberingAfterBreak="0">
    <w:nsid w:val="70EDDDC5"/>
    <w:multiLevelType w:val="hybridMultilevel"/>
    <w:tmpl w:val="FFFFFFFF"/>
    <w:lvl w:ilvl="0" w:tplc="EB0AA788">
      <w:start w:val="3"/>
      <w:numFmt w:val="lowerRoman"/>
      <w:lvlText w:val="%1."/>
      <w:lvlJc w:val="right"/>
      <w:pPr>
        <w:ind w:left="720" w:hanging="360"/>
      </w:pPr>
    </w:lvl>
    <w:lvl w:ilvl="1" w:tplc="B8AC2188">
      <w:start w:val="1"/>
      <w:numFmt w:val="lowerLetter"/>
      <w:lvlText w:val="%2."/>
      <w:lvlJc w:val="left"/>
      <w:pPr>
        <w:ind w:left="1440" w:hanging="360"/>
      </w:pPr>
    </w:lvl>
    <w:lvl w:ilvl="2" w:tplc="A40E5AE0">
      <w:start w:val="1"/>
      <w:numFmt w:val="lowerRoman"/>
      <w:lvlText w:val="%3."/>
      <w:lvlJc w:val="right"/>
      <w:pPr>
        <w:ind w:left="2160" w:hanging="180"/>
      </w:pPr>
    </w:lvl>
    <w:lvl w:ilvl="3" w:tplc="C1903D2E">
      <w:start w:val="1"/>
      <w:numFmt w:val="decimal"/>
      <w:lvlText w:val="%4."/>
      <w:lvlJc w:val="left"/>
      <w:pPr>
        <w:ind w:left="2880" w:hanging="360"/>
      </w:pPr>
    </w:lvl>
    <w:lvl w:ilvl="4" w:tplc="6464D550">
      <w:start w:val="1"/>
      <w:numFmt w:val="lowerLetter"/>
      <w:lvlText w:val="%5."/>
      <w:lvlJc w:val="left"/>
      <w:pPr>
        <w:ind w:left="3600" w:hanging="360"/>
      </w:pPr>
    </w:lvl>
    <w:lvl w:ilvl="5" w:tplc="15A6C6C4">
      <w:start w:val="1"/>
      <w:numFmt w:val="lowerRoman"/>
      <w:lvlText w:val="%6."/>
      <w:lvlJc w:val="right"/>
      <w:pPr>
        <w:ind w:left="4320" w:hanging="180"/>
      </w:pPr>
    </w:lvl>
    <w:lvl w:ilvl="6" w:tplc="FFA61064">
      <w:start w:val="1"/>
      <w:numFmt w:val="decimal"/>
      <w:lvlText w:val="%7."/>
      <w:lvlJc w:val="left"/>
      <w:pPr>
        <w:ind w:left="5040" w:hanging="360"/>
      </w:pPr>
    </w:lvl>
    <w:lvl w:ilvl="7" w:tplc="2612FFD6">
      <w:start w:val="1"/>
      <w:numFmt w:val="lowerLetter"/>
      <w:lvlText w:val="%8."/>
      <w:lvlJc w:val="left"/>
      <w:pPr>
        <w:ind w:left="5760" w:hanging="360"/>
      </w:pPr>
    </w:lvl>
    <w:lvl w:ilvl="8" w:tplc="5C0A88A2">
      <w:start w:val="1"/>
      <w:numFmt w:val="lowerRoman"/>
      <w:lvlText w:val="%9."/>
      <w:lvlJc w:val="right"/>
      <w:pPr>
        <w:ind w:left="6480" w:hanging="180"/>
      </w:pPr>
    </w:lvl>
  </w:abstractNum>
  <w:abstractNum w:abstractNumId="28" w15:restartNumberingAfterBreak="0">
    <w:nsid w:val="753668DC"/>
    <w:multiLevelType w:val="hybridMultilevel"/>
    <w:tmpl w:val="FDAE91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75895CE7"/>
    <w:multiLevelType w:val="hybridMultilevel"/>
    <w:tmpl w:val="A4EC68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6E20AD2"/>
    <w:multiLevelType w:val="hybridMultilevel"/>
    <w:tmpl w:val="AFBADDF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7DF2A7BD"/>
    <w:multiLevelType w:val="hybridMultilevel"/>
    <w:tmpl w:val="FFFFFFFF"/>
    <w:lvl w:ilvl="0" w:tplc="023284BA">
      <w:start w:val="1"/>
      <w:numFmt w:val="bullet"/>
      <w:lvlText w:val="-"/>
      <w:lvlJc w:val="left"/>
      <w:pPr>
        <w:ind w:left="720" w:hanging="360"/>
      </w:pPr>
      <w:rPr>
        <w:rFonts w:ascii="Roboto" w:hAnsi="Roboto" w:hint="default"/>
      </w:rPr>
    </w:lvl>
    <w:lvl w:ilvl="1" w:tplc="514C37D0">
      <w:start w:val="1"/>
      <w:numFmt w:val="bullet"/>
      <w:lvlText w:val="o"/>
      <w:lvlJc w:val="left"/>
      <w:pPr>
        <w:ind w:left="1440" w:hanging="360"/>
      </w:pPr>
      <w:rPr>
        <w:rFonts w:ascii="Courier New" w:hAnsi="Courier New" w:hint="default"/>
      </w:rPr>
    </w:lvl>
    <w:lvl w:ilvl="2" w:tplc="8CD67BF4">
      <w:start w:val="1"/>
      <w:numFmt w:val="bullet"/>
      <w:lvlText w:val=""/>
      <w:lvlJc w:val="left"/>
      <w:pPr>
        <w:ind w:left="2160" w:hanging="360"/>
      </w:pPr>
      <w:rPr>
        <w:rFonts w:ascii="Wingdings" w:hAnsi="Wingdings" w:hint="default"/>
      </w:rPr>
    </w:lvl>
    <w:lvl w:ilvl="3" w:tplc="D710FBD4">
      <w:start w:val="1"/>
      <w:numFmt w:val="bullet"/>
      <w:lvlText w:val=""/>
      <w:lvlJc w:val="left"/>
      <w:pPr>
        <w:ind w:left="2880" w:hanging="360"/>
      </w:pPr>
      <w:rPr>
        <w:rFonts w:ascii="Symbol" w:hAnsi="Symbol" w:hint="default"/>
      </w:rPr>
    </w:lvl>
    <w:lvl w:ilvl="4" w:tplc="873CB304">
      <w:start w:val="1"/>
      <w:numFmt w:val="bullet"/>
      <w:lvlText w:val="o"/>
      <w:lvlJc w:val="left"/>
      <w:pPr>
        <w:ind w:left="3600" w:hanging="360"/>
      </w:pPr>
      <w:rPr>
        <w:rFonts w:ascii="Courier New" w:hAnsi="Courier New" w:hint="default"/>
      </w:rPr>
    </w:lvl>
    <w:lvl w:ilvl="5" w:tplc="3F1A3B5A">
      <w:start w:val="1"/>
      <w:numFmt w:val="bullet"/>
      <w:lvlText w:val=""/>
      <w:lvlJc w:val="left"/>
      <w:pPr>
        <w:ind w:left="4320" w:hanging="360"/>
      </w:pPr>
      <w:rPr>
        <w:rFonts w:ascii="Wingdings" w:hAnsi="Wingdings" w:hint="default"/>
      </w:rPr>
    </w:lvl>
    <w:lvl w:ilvl="6" w:tplc="4FE0BFE0">
      <w:start w:val="1"/>
      <w:numFmt w:val="bullet"/>
      <w:lvlText w:val=""/>
      <w:lvlJc w:val="left"/>
      <w:pPr>
        <w:ind w:left="5040" w:hanging="360"/>
      </w:pPr>
      <w:rPr>
        <w:rFonts w:ascii="Symbol" w:hAnsi="Symbol" w:hint="default"/>
      </w:rPr>
    </w:lvl>
    <w:lvl w:ilvl="7" w:tplc="9E06F520">
      <w:start w:val="1"/>
      <w:numFmt w:val="bullet"/>
      <w:lvlText w:val="o"/>
      <w:lvlJc w:val="left"/>
      <w:pPr>
        <w:ind w:left="5760" w:hanging="360"/>
      </w:pPr>
      <w:rPr>
        <w:rFonts w:ascii="Courier New" w:hAnsi="Courier New" w:hint="default"/>
      </w:rPr>
    </w:lvl>
    <w:lvl w:ilvl="8" w:tplc="83E2EA94">
      <w:start w:val="1"/>
      <w:numFmt w:val="bullet"/>
      <w:lvlText w:val=""/>
      <w:lvlJc w:val="left"/>
      <w:pPr>
        <w:ind w:left="6480" w:hanging="360"/>
      </w:pPr>
      <w:rPr>
        <w:rFonts w:ascii="Wingdings" w:hAnsi="Wingdings" w:hint="default"/>
      </w:rPr>
    </w:lvl>
  </w:abstractNum>
  <w:num w:numId="1" w16cid:durableId="1067874131">
    <w:abstractNumId w:val="24"/>
  </w:num>
  <w:num w:numId="2" w16cid:durableId="449860080">
    <w:abstractNumId w:val="5"/>
  </w:num>
  <w:num w:numId="3" w16cid:durableId="1351682961">
    <w:abstractNumId w:val="2"/>
  </w:num>
  <w:num w:numId="4" w16cid:durableId="236014011">
    <w:abstractNumId w:val="31"/>
  </w:num>
  <w:num w:numId="5" w16cid:durableId="1616789307">
    <w:abstractNumId w:val="26"/>
  </w:num>
  <w:num w:numId="6" w16cid:durableId="2120026914">
    <w:abstractNumId w:val="27"/>
  </w:num>
  <w:num w:numId="7" w16cid:durableId="1134561123">
    <w:abstractNumId w:val="25"/>
  </w:num>
  <w:num w:numId="8" w16cid:durableId="560751840">
    <w:abstractNumId w:val="23"/>
  </w:num>
  <w:num w:numId="9" w16cid:durableId="908343120">
    <w:abstractNumId w:val="10"/>
  </w:num>
  <w:num w:numId="10" w16cid:durableId="1168911096">
    <w:abstractNumId w:val="17"/>
  </w:num>
  <w:num w:numId="11" w16cid:durableId="934829210">
    <w:abstractNumId w:val="6"/>
  </w:num>
  <w:num w:numId="12" w16cid:durableId="1118794534">
    <w:abstractNumId w:val="0"/>
  </w:num>
  <w:num w:numId="13" w16cid:durableId="1828398711">
    <w:abstractNumId w:val="22"/>
  </w:num>
  <w:num w:numId="14" w16cid:durableId="1738898554">
    <w:abstractNumId w:val="9"/>
  </w:num>
  <w:num w:numId="15" w16cid:durableId="738019296">
    <w:abstractNumId w:val="12"/>
  </w:num>
  <w:num w:numId="16" w16cid:durableId="1017392842">
    <w:abstractNumId w:val="15"/>
  </w:num>
  <w:num w:numId="17" w16cid:durableId="934510454">
    <w:abstractNumId w:val="8"/>
  </w:num>
  <w:num w:numId="18" w16cid:durableId="1338194160">
    <w:abstractNumId w:val="7"/>
  </w:num>
  <w:num w:numId="19" w16cid:durableId="1892493066">
    <w:abstractNumId w:val="21"/>
  </w:num>
  <w:num w:numId="20" w16cid:durableId="1598827991">
    <w:abstractNumId w:val="18"/>
  </w:num>
  <w:num w:numId="21" w16cid:durableId="1137990549">
    <w:abstractNumId w:val="16"/>
  </w:num>
  <w:num w:numId="22" w16cid:durableId="746652681">
    <w:abstractNumId w:val="28"/>
  </w:num>
  <w:num w:numId="23" w16cid:durableId="1220434792">
    <w:abstractNumId w:val="29"/>
  </w:num>
  <w:num w:numId="24" w16cid:durableId="635766150">
    <w:abstractNumId w:val="1"/>
  </w:num>
  <w:num w:numId="25" w16cid:durableId="956721009">
    <w:abstractNumId w:val="11"/>
  </w:num>
  <w:num w:numId="26" w16cid:durableId="1179925137">
    <w:abstractNumId w:val="4"/>
  </w:num>
  <w:num w:numId="27" w16cid:durableId="490683509">
    <w:abstractNumId w:val="3"/>
  </w:num>
  <w:num w:numId="28" w16cid:durableId="188376184">
    <w:abstractNumId w:val="20"/>
  </w:num>
  <w:num w:numId="29" w16cid:durableId="1859587729">
    <w:abstractNumId w:val="20"/>
  </w:num>
  <w:num w:numId="30" w16cid:durableId="34083258">
    <w:abstractNumId w:val="13"/>
  </w:num>
  <w:num w:numId="31" w16cid:durableId="1050229018">
    <w:abstractNumId w:val="19"/>
  </w:num>
  <w:num w:numId="32" w16cid:durableId="1713993313">
    <w:abstractNumId w:val="14"/>
  </w:num>
  <w:num w:numId="33" w16cid:durableId="181352481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48C838"/>
    <w:rsid w:val="00000556"/>
    <w:rsid w:val="000013A7"/>
    <w:rsid w:val="00001DBC"/>
    <w:rsid w:val="00002252"/>
    <w:rsid w:val="00003152"/>
    <w:rsid w:val="00003D9D"/>
    <w:rsid w:val="00003EF1"/>
    <w:rsid w:val="000054FA"/>
    <w:rsid w:val="000056AE"/>
    <w:rsid w:val="00005913"/>
    <w:rsid w:val="00006EBF"/>
    <w:rsid w:val="00006EF5"/>
    <w:rsid w:val="00007057"/>
    <w:rsid w:val="00010156"/>
    <w:rsid w:val="00011A94"/>
    <w:rsid w:val="00011E7B"/>
    <w:rsid w:val="00012639"/>
    <w:rsid w:val="000126CE"/>
    <w:rsid w:val="00012F26"/>
    <w:rsid w:val="00013B03"/>
    <w:rsid w:val="00013EEF"/>
    <w:rsid w:val="000148F8"/>
    <w:rsid w:val="00014949"/>
    <w:rsid w:val="0001511D"/>
    <w:rsid w:val="00015C2B"/>
    <w:rsid w:val="00016595"/>
    <w:rsid w:val="000173A4"/>
    <w:rsid w:val="000177E3"/>
    <w:rsid w:val="000179B3"/>
    <w:rsid w:val="0002114E"/>
    <w:rsid w:val="0002239E"/>
    <w:rsid w:val="000227D3"/>
    <w:rsid w:val="00023650"/>
    <w:rsid w:val="000236DE"/>
    <w:rsid w:val="00023B4B"/>
    <w:rsid w:val="000250B8"/>
    <w:rsid w:val="000252DB"/>
    <w:rsid w:val="00025301"/>
    <w:rsid w:val="00026787"/>
    <w:rsid w:val="0002695A"/>
    <w:rsid w:val="00027ED9"/>
    <w:rsid w:val="00027F36"/>
    <w:rsid w:val="00030189"/>
    <w:rsid w:val="00030EE2"/>
    <w:rsid w:val="0003103C"/>
    <w:rsid w:val="00033DE7"/>
    <w:rsid w:val="0003432D"/>
    <w:rsid w:val="00034B15"/>
    <w:rsid w:val="0003508C"/>
    <w:rsid w:val="00035214"/>
    <w:rsid w:val="00036249"/>
    <w:rsid w:val="0003635D"/>
    <w:rsid w:val="0003668A"/>
    <w:rsid w:val="0003723A"/>
    <w:rsid w:val="00037C10"/>
    <w:rsid w:val="0003C9E2"/>
    <w:rsid w:val="000401F3"/>
    <w:rsid w:val="0004077F"/>
    <w:rsid w:val="00040D0F"/>
    <w:rsid w:val="00041E5D"/>
    <w:rsid w:val="00041F29"/>
    <w:rsid w:val="0004255E"/>
    <w:rsid w:val="00042D46"/>
    <w:rsid w:val="0004321F"/>
    <w:rsid w:val="00043346"/>
    <w:rsid w:val="00043F1A"/>
    <w:rsid w:val="00044B79"/>
    <w:rsid w:val="00044CC0"/>
    <w:rsid w:val="00045BD7"/>
    <w:rsid w:val="00046711"/>
    <w:rsid w:val="00046DEC"/>
    <w:rsid w:val="00050893"/>
    <w:rsid w:val="000509DF"/>
    <w:rsid w:val="00050ABC"/>
    <w:rsid w:val="000517F6"/>
    <w:rsid w:val="00052238"/>
    <w:rsid w:val="000527BE"/>
    <w:rsid w:val="00052F6E"/>
    <w:rsid w:val="000536CB"/>
    <w:rsid w:val="0005430D"/>
    <w:rsid w:val="000544E2"/>
    <w:rsid w:val="00055AA4"/>
    <w:rsid w:val="000560C0"/>
    <w:rsid w:val="000577E9"/>
    <w:rsid w:val="00060F6D"/>
    <w:rsid w:val="00060FFD"/>
    <w:rsid w:val="00062257"/>
    <w:rsid w:val="00062DE2"/>
    <w:rsid w:val="00064981"/>
    <w:rsid w:val="0006523D"/>
    <w:rsid w:val="00065C1B"/>
    <w:rsid w:val="00067838"/>
    <w:rsid w:val="00069C0D"/>
    <w:rsid w:val="0007058D"/>
    <w:rsid w:val="000711D5"/>
    <w:rsid w:val="00071551"/>
    <w:rsid w:val="000727A0"/>
    <w:rsid w:val="00072E8C"/>
    <w:rsid w:val="00072FA3"/>
    <w:rsid w:val="00074E0E"/>
    <w:rsid w:val="00075073"/>
    <w:rsid w:val="00075229"/>
    <w:rsid w:val="00076470"/>
    <w:rsid w:val="00076531"/>
    <w:rsid w:val="000765C8"/>
    <w:rsid w:val="0007688B"/>
    <w:rsid w:val="00077219"/>
    <w:rsid w:val="0007770B"/>
    <w:rsid w:val="00077A3E"/>
    <w:rsid w:val="000800B7"/>
    <w:rsid w:val="00080851"/>
    <w:rsid w:val="00081461"/>
    <w:rsid w:val="000819E7"/>
    <w:rsid w:val="00081BEF"/>
    <w:rsid w:val="000846C2"/>
    <w:rsid w:val="00084BAE"/>
    <w:rsid w:val="00085C41"/>
    <w:rsid w:val="00086F50"/>
    <w:rsid w:val="00087183"/>
    <w:rsid w:val="00087FFC"/>
    <w:rsid w:val="0009061E"/>
    <w:rsid w:val="00090C4D"/>
    <w:rsid w:val="00091152"/>
    <w:rsid w:val="00091D6F"/>
    <w:rsid w:val="00092DCA"/>
    <w:rsid w:val="000943F5"/>
    <w:rsid w:val="00094617"/>
    <w:rsid w:val="0009530C"/>
    <w:rsid w:val="00095449"/>
    <w:rsid w:val="0009644D"/>
    <w:rsid w:val="000969B3"/>
    <w:rsid w:val="00097154"/>
    <w:rsid w:val="000977EA"/>
    <w:rsid w:val="000978D3"/>
    <w:rsid w:val="000A0184"/>
    <w:rsid w:val="000A2CE3"/>
    <w:rsid w:val="000A319D"/>
    <w:rsid w:val="000A3B21"/>
    <w:rsid w:val="000A4B62"/>
    <w:rsid w:val="000A67FF"/>
    <w:rsid w:val="000A7F86"/>
    <w:rsid w:val="000B1FB3"/>
    <w:rsid w:val="000B287F"/>
    <w:rsid w:val="000B4399"/>
    <w:rsid w:val="000B4B10"/>
    <w:rsid w:val="000B52E3"/>
    <w:rsid w:val="000B5AB4"/>
    <w:rsid w:val="000B616C"/>
    <w:rsid w:val="000B68AF"/>
    <w:rsid w:val="000B7D82"/>
    <w:rsid w:val="000B7D90"/>
    <w:rsid w:val="000C0469"/>
    <w:rsid w:val="000C0702"/>
    <w:rsid w:val="000C19D0"/>
    <w:rsid w:val="000C2531"/>
    <w:rsid w:val="000C2A52"/>
    <w:rsid w:val="000C30AC"/>
    <w:rsid w:val="000C3143"/>
    <w:rsid w:val="000C4549"/>
    <w:rsid w:val="000C52C8"/>
    <w:rsid w:val="000C559D"/>
    <w:rsid w:val="000C5AE8"/>
    <w:rsid w:val="000C5DE5"/>
    <w:rsid w:val="000C6C5A"/>
    <w:rsid w:val="000C7020"/>
    <w:rsid w:val="000C7FD5"/>
    <w:rsid w:val="000D0E2E"/>
    <w:rsid w:val="000D3C7F"/>
    <w:rsid w:val="000D549D"/>
    <w:rsid w:val="000D72E7"/>
    <w:rsid w:val="000D78BE"/>
    <w:rsid w:val="000D7AC6"/>
    <w:rsid w:val="000E00E7"/>
    <w:rsid w:val="000E083D"/>
    <w:rsid w:val="000E0EF0"/>
    <w:rsid w:val="000E12B9"/>
    <w:rsid w:val="000E2081"/>
    <w:rsid w:val="000E2AAA"/>
    <w:rsid w:val="000E2C15"/>
    <w:rsid w:val="000E2E81"/>
    <w:rsid w:val="000E38E8"/>
    <w:rsid w:val="000E3AE6"/>
    <w:rsid w:val="000E3C16"/>
    <w:rsid w:val="000E3D76"/>
    <w:rsid w:val="000E4370"/>
    <w:rsid w:val="000E74BA"/>
    <w:rsid w:val="000E78C3"/>
    <w:rsid w:val="000F0613"/>
    <w:rsid w:val="000F065E"/>
    <w:rsid w:val="000F066B"/>
    <w:rsid w:val="000F0C6C"/>
    <w:rsid w:val="000F1038"/>
    <w:rsid w:val="000F167B"/>
    <w:rsid w:val="000F23CE"/>
    <w:rsid w:val="000F2D57"/>
    <w:rsid w:val="000F33CB"/>
    <w:rsid w:val="000F3F95"/>
    <w:rsid w:val="000F4064"/>
    <w:rsid w:val="000F497E"/>
    <w:rsid w:val="000F4A4C"/>
    <w:rsid w:val="000F505F"/>
    <w:rsid w:val="000F5301"/>
    <w:rsid w:val="000F5384"/>
    <w:rsid w:val="000F545D"/>
    <w:rsid w:val="000F70D8"/>
    <w:rsid w:val="000F7ACE"/>
    <w:rsid w:val="0010070E"/>
    <w:rsid w:val="00100C68"/>
    <w:rsid w:val="001011D5"/>
    <w:rsid w:val="001029E2"/>
    <w:rsid w:val="001039CC"/>
    <w:rsid w:val="0010414D"/>
    <w:rsid w:val="001041A8"/>
    <w:rsid w:val="001058C2"/>
    <w:rsid w:val="00105EAD"/>
    <w:rsid w:val="00106795"/>
    <w:rsid w:val="001101B9"/>
    <w:rsid w:val="0011103A"/>
    <w:rsid w:val="001119B0"/>
    <w:rsid w:val="0011358D"/>
    <w:rsid w:val="001138F4"/>
    <w:rsid w:val="001139C9"/>
    <w:rsid w:val="001143B1"/>
    <w:rsid w:val="0011553F"/>
    <w:rsid w:val="001163C3"/>
    <w:rsid w:val="0011689D"/>
    <w:rsid w:val="001169E2"/>
    <w:rsid w:val="00116CFD"/>
    <w:rsid w:val="00116DC0"/>
    <w:rsid w:val="00117C5C"/>
    <w:rsid w:val="0012147A"/>
    <w:rsid w:val="00121CB9"/>
    <w:rsid w:val="00121DA7"/>
    <w:rsid w:val="00126C8C"/>
    <w:rsid w:val="00126CD7"/>
    <w:rsid w:val="00127A45"/>
    <w:rsid w:val="00127BC7"/>
    <w:rsid w:val="001300C4"/>
    <w:rsid w:val="0013027F"/>
    <w:rsid w:val="00130430"/>
    <w:rsid w:val="001304E1"/>
    <w:rsid w:val="00131932"/>
    <w:rsid w:val="001326C1"/>
    <w:rsid w:val="00132F88"/>
    <w:rsid w:val="001332E4"/>
    <w:rsid w:val="00133AB5"/>
    <w:rsid w:val="00133BAC"/>
    <w:rsid w:val="00134369"/>
    <w:rsid w:val="00134D32"/>
    <w:rsid w:val="00135D73"/>
    <w:rsid w:val="0013650C"/>
    <w:rsid w:val="001365FA"/>
    <w:rsid w:val="0013764E"/>
    <w:rsid w:val="0014139B"/>
    <w:rsid w:val="0014299B"/>
    <w:rsid w:val="0014330D"/>
    <w:rsid w:val="001439D8"/>
    <w:rsid w:val="00143FD0"/>
    <w:rsid w:val="00144785"/>
    <w:rsid w:val="00144C52"/>
    <w:rsid w:val="00145D42"/>
    <w:rsid w:val="00145F06"/>
    <w:rsid w:val="00146D34"/>
    <w:rsid w:val="0015158E"/>
    <w:rsid w:val="001520EA"/>
    <w:rsid w:val="0015227A"/>
    <w:rsid w:val="00152388"/>
    <w:rsid w:val="0015483A"/>
    <w:rsid w:val="00154B67"/>
    <w:rsid w:val="001550BE"/>
    <w:rsid w:val="00155C81"/>
    <w:rsid w:val="001566EE"/>
    <w:rsid w:val="00156A27"/>
    <w:rsid w:val="0015737B"/>
    <w:rsid w:val="0015741A"/>
    <w:rsid w:val="00157C9C"/>
    <w:rsid w:val="00160207"/>
    <w:rsid w:val="00161030"/>
    <w:rsid w:val="0016197E"/>
    <w:rsid w:val="001628E6"/>
    <w:rsid w:val="00162999"/>
    <w:rsid w:val="001629B6"/>
    <w:rsid w:val="00163068"/>
    <w:rsid w:val="0016356E"/>
    <w:rsid w:val="00163F82"/>
    <w:rsid w:val="00164A99"/>
    <w:rsid w:val="001655CD"/>
    <w:rsid w:val="00165AB8"/>
    <w:rsid w:val="00165C06"/>
    <w:rsid w:val="00166429"/>
    <w:rsid w:val="001704A0"/>
    <w:rsid w:val="00170586"/>
    <w:rsid w:val="001717BC"/>
    <w:rsid w:val="00171905"/>
    <w:rsid w:val="00171BD2"/>
    <w:rsid w:val="00171DD1"/>
    <w:rsid w:val="00173B59"/>
    <w:rsid w:val="00174028"/>
    <w:rsid w:val="001743FD"/>
    <w:rsid w:val="001752F0"/>
    <w:rsid w:val="00175C37"/>
    <w:rsid w:val="00175F31"/>
    <w:rsid w:val="0017637B"/>
    <w:rsid w:val="001775FD"/>
    <w:rsid w:val="0018095C"/>
    <w:rsid w:val="00180C11"/>
    <w:rsid w:val="00180E40"/>
    <w:rsid w:val="00180F6D"/>
    <w:rsid w:val="0018106F"/>
    <w:rsid w:val="00181502"/>
    <w:rsid w:val="00181AA5"/>
    <w:rsid w:val="00181EDC"/>
    <w:rsid w:val="00182A9D"/>
    <w:rsid w:val="00183680"/>
    <w:rsid w:val="0018370F"/>
    <w:rsid w:val="0018381C"/>
    <w:rsid w:val="0018397E"/>
    <w:rsid w:val="0018508C"/>
    <w:rsid w:val="0018566D"/>
    <w:rsid w:val="00185C8A"/>
    <w:rsid w:val="001868C2"/>
    <w:rsid w:val="00190018"/>
    <w:rsid w:val="0019016D"/>
    <w:rsid w:val="001901B5"/>
    <w:rsid w:val="00190A5F"/>
    <w:rsid w:val="00193807"/>
    <w:rsid w:val="00194435"/>
    <w:rsid w:val="00196072"/>
    <w:rsid w:val="00196420"/>
    <w:rsid w:val="00196C3B"/>
    <w:rsid w:val="001971F8"/>
    <w:rsid w:val="001A0254"/>
    <w:rsid w:val="001A0444"/>
    <w:rsid w:val="001A08FD"/>
    <w:rsid w:val="001A0D93"/>
    <w:rsid w:val="001A1A59"/>
    <w:rsid w:val="001A2BEE"/>
    <w:rsid w:val="001A44BA"/>
    <w:rsid w:val="001A6D71"/>
    <w:rsid w:val="001A7623"/>
    <w:rsid w:val="001B03DE"/>
    <w:rsid w:val="001B10E5"/>
    <w:rsid w:val="001B176E"/>
    <w:rsid w:val="001B1B87"/>
    <w:rsid w:val="001B1CC6"/>
    <w:rsid w:val="001B2097"/>
    <w:rsid w:val="001B3452"/>
    <w:rsid w:val="001B494A"/>
    <w:rsid w:val="001B5110"/>
    <w:rsid w:val="001B532A"/>
    <w:rsid w:val="001B56AD"/>
    <w:rsid w:val="001B645B"/>
    <w:rsid w:val="001B6A7F"/>
    <w:rsid w:val="001B75E0"/>
    <w:rsid w:val="001B7DA4"/>
    <w:rsid w:val="001C105D"/>
    <w:rsid w:val="001C1118"/>
    <w:rsid w:val="001C2376"/>
    <w:rsid w:val="001C3DA4"/>
    <w:rsid w:val="001C3FDE"/>
    <w:rsid w:val="001C410B"/>
    <w:rsid w:val="001C45FC"/>
    <w:rsid w:val="001C499A"/>
    <w:rsid w:val="001C57E1"/>
    <w:rsid w:val="001C745F"/>
    <w:rsid w:val="001C7E1F"/>
    <w:rsid w:val="001C7F48"/>
    <w:rsid w:val="001D0C4B"/>
    <w:rsid w:val="001D131B"/>
    <w:rsid w:val="001D17F0"/>
    <w:rsid w:val="001D2FA1"/>
    <w:rsid w:val="001D30CA"/>
    <w:rsid w:val="001D331A"/>
    <w:rsid w:val="001D3EA2"/>
    <w:rsid w:val="001D3FE8"/>
    <w:rsid w:val="001D5CF8"/>
    <w:rsid w:val="001D6EF4"/>
    <w:rsid w:val="001D6FC1"/>
    <w:rsid w:val="001D73D1"/>
    <w:rsid w:val="001D7FF4"/>
    <w:rsid w:val="001E00FA"/>
    <w:rsid w:val="001E07C5"/>
    <w:rsid w:val="001E0914"/>
    <w:rsid w:val="001E1865"/>
    <w:rsid w:val="001E1C2D"/>
    <w:rsid w:val="001E20A1"/>
    <w:rsid w:val="001E28DE"/>
    <w:rsid w:val="001E36D7"/>
    <w:rsid w:val="001E4E0A"/>
    <w:rsid w:val="001E6333"/>
    <w:rsid w:val="001E65A0"/>
    <w:rsid w:val="001E6A16"/>
    <w:rsid w:val="001E6C85"/>
    <w:rsid w:val="001E706C"/>
    <w:rsid w:val="001E7642"/>
    <w:rsid w:val="001E77FE"/>
    <w:rsid w:val="001E7B30"/>
    <w:rsid w:val="001F0462"/>
    <w:rsid w:val="001F0B67"/>
    <w:rsid w:val="001F0FFD"/>
    <w:rsid w:val="001F19C7"/>
    <w:rsid w:val="001F1BCF"/>
    <w:rsid w:val="001F27CB"/>
    <w:rsid w:val="001F34C6"/>
    <w:rsid w:val="001F5111"/>
    <w:rsid w:val="001F6474"/>
    <w:rsid w:val="001F7058"/>
    <w:rsid w:val="001F7A83"/>
    <w:rsid w:val="00200083"/>
    <w:rsid w:val="002019DE"/>
    <w:rsid w:val="00201BDF"/>
    <w:rsid w:val="00202065"/>
    <w:rsid w:val="002024D8"/>
    <w:rsid w:val="002024E0"/>
    <w:rsid w:val="00204483"/>
    <w:rsid w:val="0020478D"/>
    <w:rsid w:val="00204F4D"/>
    <w:rsid w:val="00206285"/>
    <w:rsid w:val="00206407"/>
    <w:rsid w:val="00206471"/>
    <w:rsid w:val="00206C8E"/>
    <w:rsid w:val="00206D8C"/>
    <w:rsid w:val="00206EB2"/>
    <w:rsid w:val="00207538"/>
    <w:rsid w:val="002106C6"/>
    <w:rsid w:val="00210E75"/>
    <w:rsid w:val="002110E8"/>
    <w:rsid w:val="00212AF4"/>
    <w:rsid w:val="0021391D"/>
    <w:rsid w:val="00214425"/>
    <w:rsid w:val="00214938"/>
    <w:rsid w:val="00214E67"/>
    <w:rsid w:val="0021545D"/>
    <w:rsid w:val="00215B1F"/>
    <w:rsid w:val="00216445"/>
    <w:rsid w:val="002223B6"/>
    <w:rsid w:val="002231D5"/>
    <w:rsid w:val="00223C77"/>
    <w:rsid w:val="002249B3"/>
    <w:rsid w:val="00226191"/>
    <w:rsid w:val="002267F6"/>
    <w:rsid w:val="0022687A"/>
    <w:rsid w:val="00227BE7"/>
    <w:rsid w:val="00230CD2"/>
    <w:rsid w:val="00230F3B"/>
    <w:rsid w:val="00231057"/>
    <w:rsid w:val="00231435"/>
    <w:rsid w:val="002315FD"/>
    <w:rsid w:val="002336AD"/>
    <w:rsid w:val="00233F1D"/>
    <w:rsid w:val="0023484C"/>
    <w:rsid w:val="00234B8E"/>
    <w:rsid w:val="00235D1E"/>
    <w:rsid w:val="0023632E"/>
    <w:rsid w:val="002367CB"/>
    <w:rsid w:val="00236913"/>
    <w:rsid w:val="00237C17"/>
    <w:rsid w:val="002416C8"/>
    <w:rsid w:val="002421F8"/>
    <w:rsid w:val="002424BD"/>
    <w:rsid w:val="00242A8F"/>
    <w:rsid w:val="0024353D"/>
    <w:rsid w:val="002451CD"/>
    <w:rsid w:val="0024593F"/>
    <w:rsid w:val="00245A72"/>
    <w:rsid w:val="00246567"/>
    <w:rsid w:val="002466F6"/>
    <w:rsid w:val="002471F4"/>
    <w:rsid w:val="00247A78"/>
    <w:rsid w:val="00252E51"/>
    <w:rsid w:val="002534DB"/>
    <w:rsid w:val="00253A39"/>
    <w:rsid w:val="00254F95"/>
    <w:rsid w:val="00255879"/>
    <w:rsid w:val="00255BEF"/>
    <w:rsid w:val="00256042"/>
    <w:rsid w:val="002565AF"/>
    <w:rsid w:val="002570C3"/>
    <w:rsid w:val="00257690"/>
    <w:rsid w:val="00260051"/>
    <w:rsid w:val="0026043B"/>
    <w:rsid w:val="00260FD5"/>
    <w:rsid w:val="00261409"/>
    <w:rsid w:val="00261B09"/>
    <w:rsid w:val="0026268F"/>
    <w:rsid w:val="002629AB"/>
    <w:rsid w:val="00263412"/>
    <w:rsid w:val="00264A85"/>
    <w:rsid w:val="00264D45"/>
    <w:rsid w:val="0026603B"/>
    <w:rsid w:val="00266531"/>
    <w:rsid w:val="00267CDC"/>
    <w:rsid w:val="00267E1B"/>
    <w:rsid w:val="00270A16"/>
    <w:rsid w:val="002713DD"/>
    <w:rsid w:val="00271C01"/>
    <w:rsid w:val="00272CE9"/>
    <w:rsid w:val="0027329D"/>
    <w:rsid w:val="00273B5C"/>
    <w:rsid w:val="00274E95"/>
    <w:rsid w:val="002756D4"/>
    <w:rsid w:val="002759FB"/>
    <w:rsid w:val="00275F1F"/>
    <w:rsid w:val="002778AA"/>
    <w:rsid w:val="0028097B"/>
    <w:rsid w:val="00280F78"/>
    <w:rsid w:val="00281294"/>
    <w:rsid w:val="0028300D"/>
    <w:rsid w:val="00284375"/>
    <w:rsid w:val="00284A26"/>
    <w:rsid w:val="002867F2"/>
    <w:rsid w:val="00286D8E"/>
    <w:rsid w:val="002870C9"/>
    <w:rsid w:val="002877C8"/>
    <w:rsid w:val="002879C8"/>
    <w:rsid w:val="00290F0C"/>
    <w:rsid w:val="002910DA"/>
    <w:rsid w:val="00291862"/>
    <w:rsid w:val="0029306E"/>
    <w:rsid w:val="0029329D"/>
    <w:rsid w:val="002933EC"/>
    <w:rsid w:val="0029360F"/>
    <w:rsid w:val="0029395B"/>
    <w:rsid w:val="00294AE6"/>
    <w:rsid w:val="00294C94"/>
    <w:rsid w:val="002958D3"/>
    <w:rsid w:val="002958E0"/>
    <w:rsid w:val="0029667B"/>
    <w:rsid w:val="00296783"/>
    <w:rsid w:val="00297131"/>
    <w:rsid w:val="00297170"/>
    <w:rsid w:val="00297400"/>
    <w:rsid w:val="00297BA4"/>
    <w:rsid w:val="00297CEF"/>
    <w:rsid w:val="002A008B"/>
    <w:rsid w:val="002A02B8"/>
    <w:rsid w:val="002A1385"/>
    <w:rsid w:val="002A1BFC"/>
    <w:rsid w:val="002A22E8"/>
    <w:rsid w:val="002A2F9D"/>
    <w:rsid w:val="002A3A82"/>
    <w:rsid w:val="002A3AE0"/>
    <w:rsid w:val="002A4F25"/>
    <w:rsid w:val="002A5D2F"/>
    <w:rsid w:val="002A626C"/>
    <w:rsid w:val="002A62C2"/>
    <w:rsid w:val="002A7ACC"/>
    <w:rsid w:val="002A7C22"/>
    <w:rsid w:val="002B0DD0"/>
    <w:rsid w:val="002B114F"/>
    <w:rsid w:val="002B1694"/>
    <w:rsid w:val="002B16B9"/>
    <w:rsid w:val="002B220F"/>
    <w:rsid w:val="002B2876"/>
    <w:rsid w:val="002B2AB8"/>
    <w:rsid w:val="002B336B"/>
    <w:rsid w:val="002B34B6"/>
    <w:rsid w:val="002B38C2"/>
    <w:rsid w:val="002B49CF"/>
    <w:rsid w:val="002C06EC"/>
    <w:rsid w:val="002C27DC"/>
    <w:rsid w:val="002C3717"/>
    <w:rsid w:val="002C3D9E"/>
    <w:rsid w:val="002C4A2F"/>
    <w:rsid w:val="002C5561"/>
    <w:rsid w:val="002C75A2"/>
    <w:rsid w:val="002C75E2"/>
    <w:rsid w:val="002C7824"/>
    <w:rsid w:val="002C7953"/>
    <w:rsid w:val="002C7AB4"/>
    <w:rsid w:val="002D03DF"/>
    <w:rsid w:val="002D07DA"/>
    <w:rsid w:val="002D20B4"/>
    <w:rsid w:val="002D2D18"/>
    <w:rsid w:val="002D3861"/>
    <w:rsid w:val="002D39F7"/>
    <w:rsid w:val="002D5165"/>
    <w:rsid w:val="002D52B2"/>
    <w:rsid w:val="002D588A"/>
    <w:rsid w:val="002D627D"/>
    <w:rsid w:val="002D6652"/>
    <w:rsid w:val="002D6B5D"/>
    <w:rsid w:val="002D6D65"/>
    <w:rsid w:val="002D76AF"/>
    <w:rsid w:val="002E04C5"/>
    <w:rsid w:val="002E1AED"/>
    <w:rsid w:val="002E1D38"/>
    <w:rsid w:val="002E2B16"/>
    <w:rsid w:val="002E2B48"/>
    <w:rsid w:val="002E40B3"/>
    <w:rsid w:val="002E42A5"/>
    <w:rsid w:val="002E6359"/>
    <w:rsid w:val="002E7B11"/>
    <w:rsid w:val="002E7F74"/>
    <w:rsid w:val="002F05A6"/>
    <w:rsid w:val="002F0D7D"/>
    <w:rsid w:val="002F1368"/>
    <w:rsid w:val="002F1831"/>
    <w:rsid w:val="002F21E4"/>
    <w:rsid w:val="002F2EE0"/>
    <w:rsid w:val="002F3198"/>
    <w:rsid w:val="002F3F63"/>
    <w:rsid w:val="002F46C4"/>
    <w:rsid w:val="002F5BB4"/>
    <w:rsid w:val="002F71D0"/>
    <w:rsid w:val="002F7244"/>
    <w:rsid w:val="002F746F"/>
    <w:rsid w:val="002F7754"/>
    <w:rsid w:val="002F782E"/>
    <w:rsid w:val="003002C8"/>
    <w:rsid w:val="00300E21"/>
    <w:rsid w:val="003013B7"/>
    <w:rsid w:val="00301517"/>
    <w:rsid w:val="00302406"/>
    <w:rsid w:val="00302C51"/>
    <w:rsid w:val="00302F0B"/>
    <w:rsid w:val="003033C5"/>
    <w:rsid w:val="00303454"/>
    <w:rsid w:val="00303AFD"/>
    <w:rsid w:val="00304899"/>
    <w:rsid w:val="00304A93"/>
    <w:rsid w:val="00304E3C"/>
    <w:rsid w:val="00305BDE"/>
    <w:rsid w:val="003066AE"/>
    <w:rsid w:val="00306A57"/>
    <w:rsid w:val="00306F01"/>
    <w:rsid w:val="00307DEC"/>
    <w:rsid w:val="003100A5"/>
    <w:rsid w:val="0031084D"/>
    <w:rsid w:val="0031117E"/>
    <w:rsid w:val="0031271D"/>
    <w:rsid w:val="00312866"/>
    <w:rsid w:val="003128A9"/>
    <w:rsid w:val="00312FD9"/>
    <w:rsid w:val="00313378"/>
    <w:rsid w:val="00313BAB"/>
    <w:rsid w:val="00315AFB"/>
    <w:rsid w:val="00316915"/>
    <w:rsid w:val="00317D6F"/>
    <w:rsid w:val="00320556"/>
    <w:rsid w:val="00321718"/>
    <w:rsid w:val="003217E3"/>
    <w:rsid w:val="00321FB3"/>
    <w:rsid w:val="003223B1"/>
    <w:rsid w:val="0032362C"/>
    <w:rsid w:val="00323719"/>
    <w:rsid w:val="00323F26"/>
    <w:rsid w:val="00325AA6"/>
    <w:rsid w:val="00325B4F"/>
    <w:rsid w:val="00326045"/>
    <w:rsid w:val="00330692"/>
    <w:rsid w:val="00331BD4"/>
    <w:rsid w:val="00332930"/>
    <w:rsid w:val="0033299A"/>
    <w:rsid w:val="00332D60"/>
    <w:rsid w:val="003333E7"/>
    <w:rsid w:val="00333677"/>
    <w:rsid w:val="00335210"/>
    <w:rsid w:val="00336C02"/>
    <w:rsid w:val="00337C55"/>
    <w:rsid w:val="00337CC5"/>
    <w:rsid w:val="003407C2"/>
    <w:rsid w:val="003408F9"/>
    <w:rsid w:val="0034198C"/>
    <w:rsid w:val="00341DA2"/>
    <w:rsid w:val="003432FD"/>
    <w:rsid w:val="003437A4"/>
    <w:rsid w:val="003439ED"/>
    <w:rsid w:val="00343D69"/>
    <w:rsid w:val="003445E0"/>
    <w:rsid w:val="00344ABB"/>
    <w:rsid w:val="00344B78"/>
    <w:rsid w:val="003452FD"/>
    <w:rsid w:val="0034589E"/>
    <w:rsid w:val="00346B09"/>
    <w:rsid w:val="0034766E"/>
    <w:rsid w:val="003505A5"/>
    <w:rsid w:val="003509C4"/>
    <w:rsid w:val="00350F3D"/>
    <w:rsid w:val="00352B09"/>
    <w:rsid w:val="00353129"/>
    <w:rsid w:val="0035384E"/>
    <w:rsid w:val="00354D86"/>
    <w:rsid w:val="003559AE"/>
    <w:rsid w:val="00355DE9"/>
    <w:rsid w:val="00356809"/>
    <w:rsid w:val="00357329"/>
    <w:rsid w:val="00357B67"/>
    <w:rsid w:val="00360272"/>
    <w:rsid w:val="00360592"/>
    <w:rsid w:val="00361D62"/>
    <w:rsid w:val="0036268E"/>
    <w:rsid w:val="00363D44"/>
    <w:rsid w:val="00363F47"/>
    <w:rsid w:val="003643FC"/>
    <w:rsid w:val="003645C4"/>
    <w:rsid w:val="0036526A"/>
    <w:rsid w:val="00366747"/>
    <w:rsid w:val="00366D84"/>
    <w:rsid w:val="00366DF5"/>
    <w:rsid w:val="0036700A"/>
    <w:rsid w:val="00367108"/>
    <w:rsid w:val="00367C37"/>
    <w:rsid w:val="00370137"/>
    <w:rsid w:val="003701A8"/>
    <w:rsid w:val="00370401"/>
    <w:rsid w:val="00370B91"/>
    <w:rsid w:val="003717C5"/>
    <w:rsid w:val="00371FD5"/>
    <w:rsid w:val="00372A5C"/>
    <w:rsid w:val="00372BAA"/>
    <w:rsid w:val="00373C56"/>
    <w:rsid w:val="003742CA"/>
    <w:rsid w:val="00374ABB"/>
    <w:rsid w:val="003751ED"/>
    <w:rsid w:val="00375929"/>
    <w:rsid w:val="00376977"/>
    <w:rsid w:val="00376FFF"/>
    <w:rsid w:val="0037722D"/>
    <w:rsid w:val="003773BB"/>
    <w:rsid w:val="00380075"/>
    <w:rsid w:val="00380D93"/>
    <w:rsid w:val="00380DA4"/>
    <w:rsid w:val="00385253"/>
    <w:rsid w:val="00386F39"/>
    <w:rsid w:val="00386F9B"/>
    <w:rsid w:val="00386FC1"/>
    <w:rsid w:val="00387CBB"/>
    <w:rsid w:val="00390166"/>
    <w:rsid w:val="00391194"/>
    <w:rsid w:val="0039123B"/>
    <w:rsid w:val="00391678"/>
    <w:rsid w:val="00391F6B"/>
    <w:rsid w:val="00393565"/>
    <w:rsid w:val="00397BE5"/>
    <w:rsid w:val="003A1170"/>
    <w:rsid w:val="003A1806"/>
    <w:rsid w:val="003A1E89"/>
    <w:rsid w:val="003A20A3"/>
    <w:rsid w:val="003A21F0"/>
    <w:rsid w:val="003A25EE"/>
    <w:rsid w:val="003A3BF2"/>
    <w:rsid w:val="003A3C3E"/>
    <w:rsid w:val="003A3E6F"/>
    <w:rsid w:val="003A4632"/>
    <w:rsid w:val="003A4C12"/>
    <w:rsid w:val="003A5BD9"/>
    <w:rsid w:val="003A60DB"/>
    <w:rsid w:val="003A67E6"/>
    <w:rsid w:val="003A7D91"/>
    <w:rsid w:val="003B12F5"/>
    <w:rsid w:val="003B2AFB"/>
    <w:rsid w:val="003B2B6C"/>
    <w:rsid w:val="003B2E6C"/>
    <w:rsid w:val="003B32A9"/>
    <w:rsid w:val="003B4CA2"/>
    <w:rsid w:val="003B6773"/>
    <w:rsid w:val="003B7E3A"/>
    <w:rsid w:val="003C0101"/>
    <w:rsid w:val="003C1159"/>
    <w:rsid w:val="003C2A6B"/>
    <w:rsid w:val="003C3561"/>
    <w:rsid w:val="003C3B42"/>
    <w:rsid w:val="003C3E94"/>
    <w:rsid w:val="003C4520"/>
    <w:rsid w:val="003C5830"/>
    <w:rsid w:val="003C5EA5"/>
    <w:rsid w:val="003C7588"/>
    <w:rsid w:val="003C7F04"/>
    <w:rsid w:val="003D02E4"/>
    <w:rsid w:val="003D04C9"/>
    <w:rsid w:val="003D2119"/>
    <w:rsid w:val="003D398B"/>
    <w:rsid w:val="003D4349"/>
    <w:rsid w:val="003D4535"/>
    <w:rsid w:val="003D5187"/>
    <w:rsid w:val="003D5597"/>
    <w:rsid w:val="003D6600"/>
    <w:rsid w:val="003D6616"/>
    <w:rsid w:val="003D6E49"/>
    <w:rsid w:val="003E0387"/>
    <w:rsid w:val="003E0AC9"/>
    <w:rsid w:val="003E0DC2"/>
    <w:rsid w:val="003E17F0"/>
    <w:rsid w:val="003E2395"/>
    <w:rsid w:val="003E2497"/>
    <w:rsid w:val="003E6A59"/>
    <w:rsid w:val="003E6D61"/>
    <w:rsid w:val="003E6F49"/>
    <w:rsid w:val="003F0698"/>
    <w:rsid w:val="003F073B"/>
    <w:rsid w:val="003F0766"/>
    <w:rsid w:val="003F1BED"/>
    <w:rsid w:val="003F395A"/>
    <w:rsid w:val="003F3E4F"/>
    <w:rsid w:val="003F603B"/>
    <w:rsid w:val="003F6168"/>
    <w:rsid w:val="003F6494"/>
    <w:rsid w:val="003F6522"/>
    <w:rsid w:val="003F6930"/>
    <w:rsid w:val="003F6954"/>
    <w:rsid w:val="003F7D18"/>
    <w:rsid w:val="004003B8"/>
    <w:rsid w:val="00400BFD"/>
    <w:rsid w:val="004021E9"/>
    <w:rsid w:val="0040262D"/>
    <w:rsid w:val="00402851"/>
    <w:rsid w:val="00402F71"/>
    <w:rsid w:val="004048E8"/>
    <w:rsid w:val="0040492A"/>
    <w:rsid w:val="0040654E"/>
    <w:rsid w:val="0040668D"/>
    <w:rsid w:val="0041059C"/>
    <w:rsid w:val="004114C2"/>
    <w:rsid w:val="00412CB7"/>
    <w:rsid w:val="00413995"/>
    <w:rsid w:val="0041535F"/>
    <w:rsid w:val="004170B9"/>
    <w:rsid w:val="0041773C"/>
    <w:rsid w:val="004177D8"/>
    <w:rsid w:val="004200F4"/>
    <w:rsid w:val="0042033F"/>
    <w:rsid w:val="00421D94"/>
    <w:rsid w:val="00422341"/>
    <w:rsid w:val="0042260E"/>
    <w:rsid w:val="00424608"/>
    <w:rsid w:val="00424F9B"/>
    <w:rsid w:val="00425658"/>
    <w:rsid w:val="00426BF8"/>
    <w:rsid w:val="00426C28"/>
    <w:rsid w:val="00427021"/>
    <w:rsid w:val="004301E7"/>
    <w:rsid w:val="00430242"/>
    <w:rsid w:val="0043186F"/>
    <w:rsid w:val="004320AC"/>
    <w:rsid w:val="0043223A"/>
    <w:rsid w:val="004339AC"/>
    <w:rsid w:val="00434246"/>
    <w:rsid w:val="0043425A"/>
    <w:rsid w:val="00434466"/>
    <w:rsid w:val="0043561A"/>
    <w:rsid w:val="00436B7F"/>
    <w:rsid w:val="00436F28"/>
    <w:rsid w:val="004370DE"/>
    <w:rsid w:val="0043748F"/>
    <w:rsid w:val="004374E9"/>
    <w:rsid w:val="0044079E"/>
    <w:rsid w:val="0044102B"/>
    <w:rsid w:val="004413CD"/>
    <w:rsid w:val="0044151B"/>
    <w:rsid w:val="004419D9"/>
    <w:rsid w:val="00443AFA"/>
    <w:rsid w:val="00444C76"/>
    <w:rsid w:val="0044519F"/>
    <w:rsid w:val="00446D2B"/>
    <w:rsid w:val="00450B77"/>
    <w:rsid w:val="00450C8F"/>
    <w:rsid w:val="0045195C"/>
    <w:rsid w:val="0045238A"/>
    <w:rsid w:val="00452D5C"/>
    <w:rsid w:val="00455C9D"/>
    <w:rsid w:val="004564C7"/>
    <w:rsid w:val="004578DF"/>
    <w:rsid w:val="00457C03"/>
    <w:rsid w:val="0046038E"/>
    <w:rsid w:val="00460E86"/>
    <w:rsid w:val="00461873"/>
    <w:rsid w:val="00461B38"/>
    <w:rsid w:val="0046227D"/>
    <w:rsid w:val="00462355"/>
    <w:rsid w:val="0046384A"/>
    <w:rsid w:val="00464539"/>
    <w:rsid w:val="004647A6"/>
    <w:rsid w:val="00465001"/>
    <w:rsid w:val="004656B5"/>
    <w:rsid w:val="00466E60"/>
    <w:rsid w:val="0047008D"/>
    <w:rsid w:val="00470552"/>
    <w:rsid w:val="00471BA2"/>
    <w:rsid w:val="00472663"/>
    <w:rsid w:val="00474672"/>
    <w:rsid w:val="00474B6A"/>
    <w:rsid w:val="00475AED"/>
    <w:rsid w:val="004760DE"/>
    <w:rsid w:val="00477527"/>
    <w:rsid w:val="004775A6"/>
    <w:rsid w:val="004806CA"/>
    <w:rsid w:val="0048093D"/>
    <w:rsid w:val="00480C5A"/>
    <w:rsid w:val="00480E64"/>
    <w:rsid w:val="00481CFC"/>
    <w:rsid w:val="0048336E"/>
    <w:rsid w:val="00485278"/>
    <w:rsid w:val="004859AB"/>
    <w:rsid w:val="0048691C"/>
    <w:rsid w:val="0048789F"/>
    <w:rsid w:val="00491EAE"/>
    <w:rsid w:val="00492A3D"/>
    <w:rsid w:val="00494383"/>
    <w:rsid w:val="00494A21"/>
    <w:rsid w:val="00496AF5"/>
    <w:rsid w:val="00496ED0"/>
    <w:rsid w:val="004975A8"/>
    <w:rsid w:val="004A133E"/>
    <w:rsid w:val="004A1678"/>
    <w:rsid w:val="004A1F22"/>
    <w:rsid w:val="004A1F78"/>
    <w:rsid w:val="004A206B"/>
    <w:rsid w:val="004A3C4C"/>
    <w:rsid w:val="004A405A"/>
    <w:rsid w:val="004A4211"/>
    <w:rsid w:val="004A5442"/>
    <w:rsid w:val="004A56A9"/>
    <w:rsid w:val="004A5B2D"/>
    <w:rsid w:val="004A6A76"/>
    <w:rsid w:val="004A788A"/>
    <w:rsid w:val="004A7C98"/>
    <w:rsid w:val="004B36D0"/>
    <w:rsid w:val="004B37E4"/>
    <w:rsid w:val="004B5A95"/>
    <w:rsid w:val="004B5BB6"/>
    <w:rsid w:val="004B72C4"/>
    <w:rsid w:val="004B75E0"/>
    <w:rsid w:val="004C0284"/>
    <w:rsid w:val="004C1353"/>
    <w:rsid w:val="004C2686"/>
    <w:rsid w:val="004C408B"/>
    <w:rsid w:val="004C40A6"/>
    <w:rsid w:val="004C40D2"/>
    <w:rsid w:val="004C4EB1"/>
    <w:rsid w:val="004C7219"/>
    <w:rsid w:val="004C7706"/>
    <w:rsid w:val="004D0BBC"/>
    <w:rsid w:val="004D0DB5"/>
    <w:rsid w:val="004D0DBA"/>
    <w:rsid w:val="004D10E0"/>
    <w:rsid w:val="004D1419"/>
    <w:rsid w:val="004D2D95"/>
    <w:rsid w:val="004D37C0"/>
    <w:rsid w:val="004D4174"/>
    <w:rsid w:val="004D46B0"/>
    <w:rsid w:val="004D4C81"/>
    <w:rsid w:val="004D5152"/>
    <w:rsid w:val="004D556A"/>
    <w:rsid w:val="004D55F1"/>
    <w:rsid w:val="004D600B"/>
    <w:rsid w:val="004D7364"/>
    <w:rsid w:val="004D7AE4"/>
    <w:rsid w:val="004D7DCA"/>
    <w:rsid w:val="004E0575"/>
    <w:rsid w:val="004E0A1C"/>
    <w:rsid w:val="004E1E1E"/>
    <w:rsid w:val="004E2535"/>
    <w:rsid w:val="004E2799"/>
    <w:rsid w:val="004E27C8"/>
    <w:rsid w:val="004E2AE3"/>
    <w:rsid w:val="004E31D0"/>
    <w:rsid w:val="004E454C"/>
    <w:rsid w:val="004E4ED2"/>
    <w:rsid w:val="004E5C81"/>
    <w:rsid w:val="004E636F"/>
    <w:rsid w:val="004E655A"/>
    <w:rsid w:val="004F205C"/>
    <w:rsid w:val="004F260F"/>
    <w:rsid w:val="004F2629"/>
    <w:rsid w:val="004F3478"/>
    <w:rsid w:val="004F4DD4"/>
    <w:rsid w:val="004F55EC"/>
    <w:rsid w:val="004F72B0"/>
    <w:rsid w:val="004F77F2"/>
    <w:rsid w:val="00500154"/>
    <w:rsid w:val="005003DE"/>
    <w:rsid w:val="00501AD0"/>
    <w:rsid w:val="00501F9F"/>
    <w:rsid w:val="0050283E"/>
    <w:rsid w:val="00502AA0"/>
    <w:rsid w:val="0050328A"/>
    <w:rsid w:val="00504453"/>
    <w:rsid w:val="00505A8E"/>
    <w:rsid w:val="005064EB"/>
    <w:rsid w:val="0050652C"/>
    <w:rsid w:val="00506A81"/>
    <w:rsid w:val="00506AF8"/>
    <w:rsid w:val="00506CEA"/>
    <w:rsid w:val="00510399"/>
    <w:rsid w:val="005105DC"/>
    <w:rsid w:val="00510668"/>
    <w:rsid w:val="00510B53"/>
    <w:rsid w:val="0051129B"/>
    <w:rsid w:val="00511409"/>
    <w:rsid w:val="00511B51"/>
    <w:rsid w:val="00511D9B"/>
    <w:rsid w:val="00511EE1"/>
    <w:rsid w:val="00513980"/>
    <w:rsid w:val="00513B47"/>
    <w:rsid w:val="00513F01"/>
    <w:rsid w:val="0051433A"/>
    <w:rsid w:val="0051433F"/>
    <w:rsid w:val="00515087"/>
    <w:rsid w:val="00515539"/>
    <w:rsid w:val="005159B7"/>
    <w:rsid w:val="00517BBE"/>
    <w:rsid w:val="00517C17"/>
    <w:rsid w:val="00517C1E"/>
    <w:rsid w:val="00520B2E"/>
    <w:rsid w:val="00520F09"/>
    <w:rsid w:val="00521797"/>
    <w:rsid w:val="005224D2"/>
    <w:rsid w:val="00522512"/>
    <w:rsid w:val="005231A0"/>
    <w:rsid w:val="00523BAF"/>
    <w:rsid w:val="00524526"/>
    <w:rsid w:val="00525001"/>
    <w:rsid w:val="0052617A"/>
    <w:rsid w:val="00526735"/>
    <w:rsid w:val="00526C4F"/>
    <w:rsid w:val="00530190"/>
    <w:rsid w:val="00531AF7"/>
    <w:rsid w:val="00534A2F"/>
    <w:rsid w:val="00534BB7"/>
    <w:rsid w:val="00534CFC"/>
    <w:rsid w:val="0053556D"/>
    <w:rsid w:val="0053594E"/>
    <w:rsid w:val="00535B02"/>
    <w:rsid w:val="00535F3C"/>
    <w:rsid w:val="0054005A"/>
    <w:rsid w:val="00540CCD"/>
    <w:rsid w:val="00540D98"/>
    <w:rsid w:val="005425F5"/>
    <w:rsid w:val="00542C44"/>
    <w:rsid w:val="0054315F"/>
    <w:rsid w:val="00543402"/>
    <w:rsid w:val="00543A83"/>
    <w:rsid w:val="00544D25"/>
    <w:rsid w:val="00544F70"/>
    <w:rsid w:val="00545720"/>
    <w:rsid w:val="00545C7E"/>
    <w:rsid w:val="005467DF"/>
    <w:rsid w:val="0054689C"/>
    <w:rsid w:val="005469BE"/>
    <w:rsid w:val="00547131"/>
    <w:rsid w:val="0055201B"/>
    <w:rsid w:val="00552193"/>
    <w:rsid w:val="005524E5"/>
    <w:rsid w:val="005539F0"/>
    <w:rsid w:val="005548D9"/>
    <w:rsid w:val="005577A7"/>
    <w:rsid w:val="00561FA8"/>
    <w:rsid w:val="00562719"/>
    <w:rsid w:val="005630A4"/>
    <w:rsid w:val="005640AC"/>
    <w:rsid w:val="005652B9"/>
    <w:rsid w:val="00566932"/>
    <w:rsid w:val="00567403"/>
    <w:rsid w:val="005679A4"/>
    <w:rsid w:val="00567CAF"/>
    <w:rsid w:val="0057092E"/>
    <w:rsid w:val="00570B89"/>
    <w:rsid w:val="0057151C"/>
    <w:rsid w:val="005727C0"/>
    <w:rsid w:val="005728EC"/>
    <w:rsid w:val="00580A02"/>
    <w:rsid w:val="00582334"/>
    <w:rsid w:val="0058259E"/>
    <w:rsid w:val="0058346B"/>
    <w:rsid w:val="00585156"/>
    <w:rsid w:val="0058649A"/>
    <w:rsid w:val="00586902"/>
    <w:rsid w:val="00587ECE"/>
    <w:rsid w:val="00591263"/>
    <w:rsid w:val="005914BF"/>
    <w:rsid w:val="00592248"/>
    <w:rsid w:val="0059290B"/>
    <w:rsid w:val="00592B6C"/>
    <w:rsid w:val="0059364A"/>
    <w:rsid w:val="00593795"/>
    <w:rsid w:val="0059540A"/>
    <w:rsid w:val="0059545B"/>
    <w:rsid w:val="00596F52"/>
    <w:rsid w:val="00597900"/>
    <w:rsid w:val="005A0020"/>
    <w:rsid w:val="005A0D4D"/>
    <w:rsid w:val="005A1E7C"/>
    <w:rsid w:val="005A2E55"/>
    <w:rsid w:val="005A32A9"/>
    <w:rsid w:val="005A3546"/>
    <w:rsid w:val="005A377E"/>
    <w:rsid w:val="005A4234"/>
    <w:rsid w:val="005A4660"/>
    <w:rsid w:val="005A5700"/>
    <w:rsid w:val="005A57CC"/>
    <w:rsid w:val="005A57DB"/>
    <w:rsid w:val="005A6A10"/>
    <w:rsid w:val="005A716D"/>
    <w:rsid w:val="005B0AC6"/>
    <w:rsid w:val="005B0B0B"/>
    <w:rsid w:val="005B11E6"/>
    <w:rsid w:val="005B142B"/>
    <w:rsid w:val="005B254A"/>
    <w:rsid w:val="005B2D5E"/>
    <w:rsid w:val="005B54A4"/>
    <w:rsid w:val="005B6F3A"/>
    <w:rsid w:val="005B7AAB"/>
    <w:rsid w:val="005C0591"/>
    <w:rsid w:val="005C0766"/>
    <w:rsid w:val="005C1364"/>
    <w:rsid w:val="005C243F"/>
    <w:rsid w:val="005C40E2"/>
    <w:rsid w:val="005C513A"/>
    <w:rsid w:val="005C55EE"/>
    <w:rsid w:val="005C618F"/>
    <w:rsid w:val="005C6B29"/>
    <w:rsid w:val="005C7107"/>
    <w:rsid w:val="005C7277"/>
    <w:rsid w:val="005C7513"/>
    <w:rsid w:val="005C7E43"/>
    <w:rsid w:val="005C81D9"/>
    <w:rsid w:val="005D0299"/>
    <w:rsid w:val="005D0323"/>
    <w:rsid w:val="005D2478"/>
    <w:rsid w:val="005D2DDC"/>
    <w:rsid w:val="005D3DDD"/>
    <w:rsid w:val="005D3F2F"/>
    <w:rsid w:val="005D4F93"/>
    <w:rsid w:val="005D5AE0"/>
    <w:rsid w:val="005D5E2C"/>
    <w:rsid w:val="005D6738"/>
    <w:rsid w:val="005D7F20"/>
    <w:rsid w:val="005E0A61"/>
    <w:rsid w:val="005E318B"/>
    <w:rsid w:val="005E3893"/>
    <w:rsid w:val="005E5826"/>
    <w:rsid w:val="005E5B36"/>
    <w:rsid w:val="005E5BFD"/>
    <w:rsid w:val="005F00F7"/>
    <w:rsid w:val="005F086E"/>
    <w:rsid w:val="005F1653"/>
    <w:rsid w:val="005F18B4"/>
    <w:rsid w:val="005F1F2A"/>
    <w:rsid w:val="005F2310"/>
    <w:rsid w:val="005F28E8"/>
    <w:rsid w:val="005F2960"/>
    <w:rsid w:val="005F380B"/>
    <w:rsid w:val="005F3C2F"/>
    <w:rsid w:val="005F3FD9"/>
    <w:rsid w:val="005F4090"/>
    <w:rsid w:val="005F4409"/>
    <w:rsid w:val="005F456D"/>
    <w:rsid w:val="005F4DD5"/>
    <w:rsid w:val="005F650D"/>
    <w:rsid w:val="005F6642"/>
    <w:rsid w:val="005F7B27"/>
    <w:rsid w:val="0060073A"/>
    <w:rsid w:val="00601367"/>
    <w:rsid w:val="00601611"/>
    <w:rsid w:val="00601C21"/>
    <w:rsid w:val="006020B2"/>
    <w:rsid w:val="00603060"/>
    <w:rsid w:val="00605141"/>
    <w:rsid w:val="00605240"/>
    <w:rsid w:val="00606645"/>
    <w:rsid w:val="00606953"/>
    <w:rsid w:val="0060696C"/>
    <w:rsid w:val="00606B34"/>
    <w:rsid w:val="00607290"/>
    <w:rsid w:val="00607517"/>
    <w:rsid w:val="0060767B"/>
    <w:rsid w:val="006103EB"/>
    <w:rsid w:val="006108AF"/>
    <w:rsid w:val="00610F91"/>
    <w:rsid w:val="0061124F"/>
    <w:rsid w:val="00612111"/>
    <w:rsid w:val="0061253C"/>
    <w:rsid w:val="00612F3D"/>
    <w:rsid w:val="00612F8E"/>
    <w:rsid w:val="00613897"/>
    <w:rsid w:val="00613EBB"/>
    <w:rsid w:val="00614A99"/>
    <w:rsid w:val="0061608F"/>
    <w:rsid w:val="006162C1"/>
    <w:rsid w:val="00617092"/>
    <w:rsid w:val="00617A6A"/>
    <w:rsid w:val="0061CC7C"/>
    <w:rsid w:val="006207E1"/>
    <w:rsid w:val="006239BC"/>
    <w:rsid w:val="006252B5"/>
    <w:rsid w:val="0062688F"/>
    <w:rsid w:val="00626FC7"/>
    <w:rsid w:val="006311CE"/>
    <w:rsid w:val="00633568"/>
    <w:rsid w:val="006341D9"/>
    <w:rsid w:val="00634A1E"/>
    <w:rsid w:val="006356A0"/>
    <w:rsid w:val="00635AE7"/>
    <w:rsid w:val="00635FE5"/>
    <w:rsid w:val="00640BFB"/>
    <w:rsid w:val="00641280"/>
    <w:rsid w:val="006412A8"/>
    <w:rsid w:val="00641514"/>
    <w:rsid w:val="00641515"/>
    <w:rsid w:val="00641F49"/>
    <w:rsid w:val="00642FE2"/>
    <w:rsid w:val="00643019"/>
    <w:rsid w:val="00643D8F"/>
    <w:rsid w:val="006443EC"/>
    <w:rsid w:val="00644782"/>
    <w:rsid w:val="00645A4B"/>
    <w:rsid w:val="00645FFF"/>
    <w:rsid w:val="00647F4D"/>
    <w:rsid w:val="00650BCB"/>
    <w:rsid w:val="00651190"/>
    <w:rsid w:val="00651245"/>
    <w:rsid w:val="0065180A"/>
    <w:rsid w:val="00651D74"/>
    <w:rsid w:val="00654E78"/>
    <w:rsid w:val="00655688"/>
    <w:rsid w:val="00655B5F"/>
    <w:rsid w:val="00656E53"/>
    <w:rsid w:val="00656FB4"/>
    <w:rsid w:val="00657DDD"/>
    <w:rsid w:val="00660CDC"/>
    <w:rsid w:val="00661368"/>
    <w:rsid w:val="00661933"/>
    <w:rsid w:val="00661A25"/>
    <w:rsid w:val="0066297A"/>
    <w:rsid w:val="00662CF2"/>
    <w:rsid w:val="0066329F"/>
    <w:rsid w:val="00663800"/>
    <w:rsid w:val="006652A7"/>
    <w:rsid w:val="00666A21"/>
    <w:rsid w:val="00667849"/>
    <w:rsid w:val="00667E90"/>
    <w:rsid w:val="006705EE"/>
    <w:rsid w:val="006707BF"/>
    <w:rsid w:val="00671837"/>
    <w:rsid w:val="00671CF7"/>
    <w:rsid w:val="006725EF"/>
    <w:rsid w:val="00673D99"/>
    <w:rsid w:val="00674021"/>
    <w:rsid w:val="00675049"/>
    <w:rsid w:val="0067524B"/>
    <w:rsid w:val="006761CA"/>
    <w:rsid w:val="00676276"/>
    <w:rsid w:val="00680EA8"/>
    <w:rsid w:val="00680F73"/>
    <w:rsid w:val="006811D1"/>
    <w:rsid w:val="0068209D"/>
    <w:rsid w:val="00682128"/>
    <w:rsid w:val="00682E17"/>
    <w:rsid w:val="00682E63"/>
    <w:rsid w:val="006836E8"/>
    <w:rsid w:val="006854D2"/>
    <w:rsid w:val="006855B1"/>
    <w:rsid w:val="006855E1"/>
    <w:rsid w:val="00685D38"/>
    <w:rsid w:val="006861A0"/>
    <w:rsid w:val="006877D7"/>
    <w:rsid w:val="00690927"/>
    <w:rsid w:val="0069125F"/>
    <w:rsid w:val="00691C90"/>
    <w:rsid w:val="00691E36"/>
    <w:rsid w:val="00691FFA"/>
    <w:rsid w:val="00692696"/>
    <w:rsid w:val="00693069"/>
    <w:rsid w:val="006934D7"/>
    <w:rsid w:val="00693777"/>
    <w:rsid w:val="00693DF0"/>
    <w:rsid w:val="00693ED7"/>
    <w:rsid w:val="0069597F"/>
    <w:rsid w:val="00696034"/>
    <w:rsid w:val="00696040"/>
    <w:rsid w:val="00696E0C"/>
    <w:rsid w:val="006A0A0A"/>
    <w:rsid w:val="006A2837"/>
    <w:rsid w:val="006A2FD1"/>
    <w:rsid w:val="006A3A58"/>
    <w:rsid w:val="006A4906"/>
    <w:rsid w:val="006A55AB"/>
    <w:rsid w:val="006A5D1A"/>
    <w:rsid w:val="006A5F82"/>
    <w:rsid w:val="006A62C9"/>
    <w:rsid w:val="006A6A56"/>
    <w:rsid w:val="006A73E5"/>
    <w:rsid w:val="006A7CE8"/>
    <w:rsid w:val="006B0011"/>
    <w:rsid w:val="006B1121"/>
    <w:rsid w:val="006B475A"/>
    <w:rsid w:val="006B57B0"/>
    <w:rsid w:val="006B63C9"/>
    <w:rsid w:val="006B6E33"/>
    <w:rsid w:val="006B728A"/>
    <w:rsid w:val="006B75C1"/>
    <w:rsid w:val="006B7BCD"/>
    <w:rsid w:val="006C246A"/>
    <w:rsid w:val="006C310A"/>
    <w:rsid w:val="006C3968"/>
    <w:rsid w:val="006C39A6"/>
    <w:rsid w:val="006C3C6E"/>
    <w:rsid w:val="006C492E"/>
    <w:rsid w:val="006C5847"/>
    <w:rsid w:val="006C6692"/>
    <w:rsid w:val="006C7276"/>
    <w:rsid w:val="006C7D6E"/>
    <w:rsid w:val="006C7F1C"/>
    <w:rsid w:val="006D090C"/>
    <w:rsid w:val="006D0EE0"/>
    <w:rsid w:val="006D2CBF"/>
    <w:rsid w:val="006D3263"/>
    <w:rsid w:val="006D39F9"/>
    <w:rsid w:val="006D3D8E"/>
    <w:rsid w:val="006D457F"/>
    <w:rsid w:val="006D5246"/>
    <w:rsid w:val="006D52BB"/>
    <w:rsid w:val="006D531C"/>
    <w:rsid w:val="006D5995"/>
    <w:rsid w:val="006D59E7"/>
    <w:rsid w:val="006D7401"/>
    <w:rsid w:val="006E00BC"/>
    <w:rsid w:val="006E04A0"/>
    <w:rsid w:val="006E07A0"/>
    <w:rsid w:val="006E23F4"/>
    <w:rsid w:val="006E303E"/>
    <w:rsid w:val="006E36F5"/>
    <w:rsid w:val="006E394B"/>
    <w:rsid w:val="006E5F98"/>
    <w:rsid w:val="006E64D7"/>
    <w:rsid w:val="006E6595"/>
    <w:rsid w:val="006E7849"/>
    <w:rsid w:val="006E7CFF"/>
    <w:rsid w:val="006E7EC4"/>
    <w:rsid w:val="006F1C75"/>
    <w:rsid w:val="006F1DCE"/>
    <w:rsid w:val="006F1FD5"/>
    <w:rsid w:val="006F4074"/>
    <w:rsid w:val="006F40B5"/>
    <w:rsid w:val="006F4614"/>
    <w:rsid w:val="006F638E"/>
    <w:rsid w:val="006F7C60"/>
    <w:rsid w:val="006F7FA8"/>
    <w:rsid w:val="007010C3"/>
    <w:rsid w:val="00701142"/>
    <w:rsid w:val="007024A8"/>
    <w:rsid w:val="0070358C"/>
    <w:rsid w:val="00704488"/>
    <w:rsid w:val="0070782F"/>
    <w:rsid w:val="007078CB"/>
    <w:rsid w:val="007104D4"/>
    <w:rsid w:val="00711401"/>
    <w:rsid w:val="00714FF0"/>
    <w:rsid w:val="00717320"/>
    <w:rsid w:val="00717CA5"/>
    <w:rsid w:val="0072058B"/>
    <w:rsid w:val="007208EF"/>
    <w:rsid w:val="007215C0"/>
    <w:rsid w:val="00721CCE"/>
    <w:rsid w:val="00721D9A"/>
    <w:rsid w:val="00723291"/>
    <w:rsid w:val="0072374E"/>
    <w:rsid w:val="00723FFB"/>
    <w:rsid w:val="007254C1"/>
    <w:rsid w:val="0072622E"/>
    <w:rsid w:val="0072646C"/>
    <w:rsid w:val="00726D65"/>
    <w:rsid w:val="00727C1A"/>
    <w:rsid w:val="00727C9F"/>
    <w:rsid w:val="00730043"/>
    <w:rsid w:val="0073036F"/>
    <w:rsid w:val="00730F40"/>
    <w:rsid w:val="00730F5F"/>
    <w:rsid w:val="007313BE"/>
    <w:rsid w:val="00731531"/>
    <w:rsid w:val="00731670"/>
    <w:rsid w:val="007319BA"/>
    <w:rsid w:val="00732652"/>
    <w:rsid w:val="0073266F"/>
    <w:rsid w:val="00733E71"/>
    <w:rsid w:val="00733EEF"/>
    <w:rsid w:val="007354B2"/>
    <w:rsid w:val="007359EC"/>
    <w:rsid w:val="00736740"/>
    <w:rsid w:val="007400DD"/>
    <w:rsid w:val="0074027E"/>
    <w:rsid w:val="0074059B"/>
    <w:rsid w:val="00740ECC"/>
    <w:rsid w:val="007416DC"/>
    <w:rsid w:val="00741ECC"/>
    <w:rsid w:val="0074244B"/>
    <w:rsid w:val="0074249D"/>
    <w:rsid w:val="00743290"/>
    <w:rsid w:val="00747678"/>
    <w:rsid w:val="00747E49"/>
    <w:rsid w:val="00750AF1"/>
    <w:rsid w:val="00751E74"/>
    <w:rsid w:val="00751ECB"/>
    <w:rsid w:val="0075448F"/>
    <w:rsid w:val="00754D3D"/>
    <w:rsid w:val="00755C25"/>
    <w:rsid w:val="00756228"/>
    <w:rsid w:val="007564B8"/>
    <w:rsid w:val="0075731E"/>
    <w:rsid w:val="007603E0"/>
    <w:rsid w:val="00760DF0"/>
    <w:rsid w:val="007612B1"/>
    <w:rsid w:val="00761BC8"/>
    <w:rsid w:val="00763FC0"/>
    <w:rsid w:val="0076614E"/>
    <w:rsid w:val="007665F5"/>
    <w:rsid w:val="00767B68"/>
    <w:rsid w:val="00770416"/>
    <w:rsid w:val="00770CC0"/>
    <w:rsid w:val="00771A74"/>
    <w:rsid w:val="00771AC4"/>
    <w:rsid w:val="007720C2"/>
    <w:rsid w:val="00772121"/>
    <w:rsid w:val="00772D09"/>
    <w:rsid w:val="007736AC"/>
    <w:rsid w:val="00773B85"/>
    <w:rsid w:val="007757B3"/>
    <w:rsid w:val="00775B63"/>
    <w:rsid w:val="007776D3"/>
    <w:rsid w:val="007815F8"/>
    <w:rsid w:val="0078225B"/>
    <w:rsid w:val="007840C5"/>
    <w:rsid w:val="0078416B"/>
    <w:rsid w:val="007844EA"/>
    <w:rsid w:val="00784BCA"/>
    <w:rsid w:val="00784BF9"/>
    <w:rsid w:val="00784F49"/>
    <w:rsid w:val="00786A82"/>
    <w:rsid w:val="00786B05"/>
    <w:rsid w:val="00787329"/>
    <w:rsid w:val="00790AFF"/>
    <w:rsid w:val="00790D52"/>
    <w:rsid w:val="00790D80"/>
    <w:rsid w:val="00792621"/>
    <w:rsid w:val="007936C4"/>
    <w:rsid w:val="00794292"/>
    <w:rsid w:val="0079462A"/>
    <w:rsid w:val="00794D0B"/>
    <w:rsid w:val="00794D9A"/>
    <w:rsid w:val="007979AA"/>
    <w:rsid w:val="00797CCE"/>
    <w:rsid w:val="007A0B3B"/>
    <w:rsid w:val="007A0ED9"/>
    <w:rsid w:val="007A1A50"/>
    <w:rsid w:val="007A20A6"/>
    <w:rsid w:val="007A21D8"/>
    <w:rsid w:val="007A35E6"/>
    <w:rsid w:val="007A4CD4"/>
    <w:rsid w:val="007A5450"/>
    <w:rsid w:val="007A559E"/>
    <w:rsid w:val="007A716D"/>
    <w:rsid w:val="007B1C11"/>
    <w:rsid w:val="007B2209"/>
    <w:rsid w:val="007B320D"/>
    <w:rsid w:val="007B4A24"/>
    <w:rsid w:val="007B4CF2"/>
    <w:rsid w:val="007B4D6D"/>
    <w:rsid w:val="007B528E"/>
    <w:rsid w:val="007B529D"/>
    <w:rsid w:val="007B7320"/>
    <w:rsid w:val="007B784D"/>
    <w:rsid w:val="007C08CF"/>
    <w:rsid w:val="007C1603"/>
    <w:rsid w:val="007C25D9"/>
    <w:rsid w:val="007C3A0E"/>
    <w:rsid w:val="007C3AA2"/>
    <w:rsid w:val="007C5A72"/>
    <w:rsid w:val="007C6571"/>
    <w:rsid w:val="007C710F"/>
    <w:rsid w:val="007D07A5"/>
    <w:rsid w:val="007D1042"/>
    <w:rsid w:val="007D2C0B"/>
    <w:rsid w:val="007D2D1B"/>
    <w:rsid w:val="007D2FE5"/>
    <w:rsid w:val="007D327F"/>
    <w:rsid w:val="007D3309"/>
    <w:rsid w:val="007D4234"/>
    <w:rsid w:val="007D54F0"/>
    <w:rsid w:val="007D568F"/>
    <w:rsid w:val="007D56FF"/>
    <w:rsid w:val="007D5E28"/>
    <w:rsid w:val="007D612E"/>
    <w:rsid w:val="007D6FB4"/>
    <w:rsid w:val="007D74DD"/>
    <w:rsid w:val="007D7547"/>
    <w:rsid w:val="007D78B7"/>
    <w:rsid w:val="007D7AAE"/>
    <w:rsid w:val="007E06C7"/>
    <w:rsid w:val="007E149A"/>
    <w:rsid w:val="007E16B4"/>
    <w:rsid w:val="007E1D03"/>
    <w:rsid w:val="007E1D91"/>
    <w:rsid w:val="007E1EA1"/>
    <w:rsid w:val="007E1FB5"/>
    <w:rsid w:val="007E2ADD"/>
    <w:rsid w:val="007E2FD6"/>
    <w:rsid w:val="007E31F1"/>
    <w:rsid w:val="007E3738"/>
    <w:rsid w:val="007E3C93"/>
    <w:rsid w:val="007E42D8"/>
    <w:rsid w:val="007E4CEB"/>
    <w:rsid w:val="007E6151"/>
    <w:rsid w:val="007E61DB"/>
    <w:rsid w:val="007E72C3"/>
    <w:rsid w:val="007E7F55"/>
    <w:rsid w:val="007F0E69"/>
    <w:rsid w:val="007F1472"/>
    <w:rsid w:val="007F14A4"/>
    <w:rsid w:val="007F2490"/>
    <w:rsid w:val="007F3A58"/>
    <w:rsid w:val="007F3BA5"/>
    <w:rsid w:val="007F4366"/>
    <w:rsid w:val="007F49FE"/>
    <w:rsid w:val="007F4E67"/>
    <w:rsid w:val="007F65DE"/>
    <w:rsid w:val="007F6607"/>
    <w:rsid w:val="007F6FDD"/>
    <w:rsid w:val="007F78CF"/>
    <w:rsid w:val="007F7A53"/>
    <w:rsid w:val="007F7B40"/>
    <w:rsid w:val="00801584"/>
    <w:rsid w:val="008018AB"/>
    <w:rsid w:val="0080480A"/>
    <w:rsid w:val="00804E7B"/>
    <w:rsid w:val="00806818"/>
    <w:rsid w:val="00806BA5"/>
    <w:rsid w:val="0081166D"/>
    <w:rsid w:val="0081178F"/>
    <w:rsid w:val="00811FEC"/>
    <w:rsid w:val="00812F10"/>
    <w:rsid w:val="0081307E"/>
    <w:rsid w:val="00813F81"/>
    <w:rsid w:val="008142C5"/>
    <w:rsid w:val="00814574"/>
    <w:rsid w:val="00814D33"/>
    <w:rsid w:val="00814E00"/>
    <w:rsid w:val="0081649E"/>
    <w:rsid w:val="00817420"/>
    <w:rsid w:val="0082106A"/>
    <w:rsid w:val="00821F5B"/>
    <w:rsid w:val="008225F5"/>
    <w:rsid w:val="008226BD"/>
    <w:rsid w:val="00822AA1"/>
    <w:rsid w:val="0082389B"/>
    <w:rsid w:val="00824B0B"/>
    <w:rsid w:val="008303AB"/>
    <w:rsid w:val="00830922"/>
    <w:rsid w:val="00831356"/>
    <w:rsid w:val="00831963"/>
    <w:rsid w:val="00832372"/>
    <w:rsid w:val="0083333B"/>
    <w:rsid w:val="00833765"/>
    <w:rsid w:val="00833CED"/>
    <w:rsid w:val="008341CB"/>
    <w:rsid w:val="00834AA5"/>
    <w:rsid w:val="0083527D"/>
    <w:rsid w:val="008352C0"/>
    <w:rsid w:val="00835D4B"/>
    <w:rsid w:val="0083602E"/>
    <w:rsid w:val="00837327"/>
    <w:rsid w:val="00840263"/>
    <w:rsid w:val="00841B20"/>
    <w:rsid w:val="00842CCB"/>
    <w:rsid w:val="00843AAF"/>
    <w:rsid w:val="008441DE"/>
    <w:rsid w:val="008468C0"/>
    <w:rsid w:val="0085032D"/>
    <w:rsid w:val="00850961"/>
    <w:rsid w:val="00850EE5"/>
    <w:rsid w:val="00851371"/>
    <w:rsid w:val="008532CD"/>
    <w:rsid w:val="00853D7C"/>
    <w:rsid w:val="00854BC6"/>
    <w:rsid w:val="0085538E"/>
    <w:rsid w:val="00855449"/>
    <w:rsid w:val="0085682E"/>
    <w:rsid w:val="00857F45"/>
    <w:rsid w:val="008601D2"/>
    <w:rsid w:val="008606C7"/>
    <w:rsid w:val="00860878"/>
    <w:rsid w:val="0086138B"/>
    <w:rsid w:val="00861B7F"/>
    <w:rsid w:val="00861D1A"/>
    <w:rsid w:val="00861EFA"/>
    <w:rsid w:val="008627CF"/>
    <w:rsid w:val="008634A6"/>
    <w:rsid w:val="00864411"/>
    <w:rsid w:val="00864444"/>
    <w:rsid w:val="008644A3"/>
    <w:rsid w:val="00865B20"/>
    <w:rsid w:val="0086682D"/>
    <w:rsid w:val="008677FC"/>
    <w:rsid w:val="008730D5"/>
    <w:rsid w:val="00873F38"/>
    <w:rsid w:val="0087440A"/>
    <w:rsid w:val="00875849"/>
    <w:rsid w:val="0087597E"/>
    <w:rsid w:val="00876D22"/>
    <w:rsid w:val="008777BD"/>
    <w:rsid w:val="00880D33"/>
    <w:rsid w:val="00881AA3"/>
    <w:rsid w:val="008823FF"/>
    <w:rsid w:val="00882CE3"/>
    <w:rsid w:val="00883A01"/>
    <w:rsid w:val="00885E97"/>
    <w:rsid w:val="00885EDB"/>
    <w:rsid w:val="00886A55"/>
    <w:rsid w:val="00887A8D"/>
    <w:rsid w:val="00890D9D"/>
    <w:rsid w:val="008924FD"/>
    <w:rsid w:val="008927E5"/>
    <w:rsid w:val="00892B80"/>
    <w:rsid w:val="00893EE0"/>
    <w:rsid w:val="00895037"/>
    <w:rsid w:val="008958F0"/>
    <w:rsid w:val="0089699D"/>
    <w:rsid w:val="00896BC2"/>
    <w:rsid w:val="00896D35"/>
    <w:rsid w:val="00896E85"/>
    <w:rsid w:val="0089735F"/>
    <w:rsid w:val="008A1BC6"/>
    <w:rsid w:val="008A1DDE"/>
    <w:rsid w:val="008A20A3"/>
    <w:rsid w:val="008A25AE"/>
    <w:rsid w:val="008A30F0"/>
    <w:rsid w:val="008A34EC"/>
    <w:rsid w:val="008A35F1"/>
    <w:rsid w:val="008A362F"/>
    <w:rsid w:val="008A37CC"/>
    <w:rsid w:val="008A384F"/>
    <w:rsid w:val="008A3C99"/>
    <w:rsid w:val="008A5621"/>
    <w:rsid w:val="008A56A4"/>
    <w:rsid w:val="008A7CC6"/>
    <w:rsid w:val="008B0C32"/>
    <w:rsid w:val="008B1813"/>
    <w:rsid w:val="008B295E"/>
    <w:rsid w:val="008B4E9F"/>
    <w:rsid w:val="008B4F79"/>
    <w:rsid w:val="008B587F"/>
    <w:rsid w:val="008B7195"/>
    <w:rsid w:val="008B7B25"/>
    <w:rsid w:val="008C07BB"/>
    <w:rsid w:val="008C0FF9"/>
    <w:rsid w:val="008C1C4D"/>
    <w:rsid w:val="008C1D19"/>
    <w:rsid w:val="008C43E7"/>
    <w:rsid w:val="008C4DF7"/>
    <w:rsid w:val="008C6216"/>
    <w:rsid w:val="008C6A81"/>
    <w:rsid w:val="008C7019"/>
    <w:rsid w:val="008D03A2"/>
    <w:rsid w:val="008D0FBC"/>
    <w:rsid w:val="008D265B"/>
    <w:rsid w:val="008D2855"/>
    <w:rsid w:val="008D3B05"/>
    <w:rsid w:val="008D4378"/>
    <w:rsid w:val="008D4665"/>
    <w:rsid w:val="008D4E75"/>
    <w:rsid w:val="008D5CA7"/>
    <w:rsid w:val="008D655C"/>
    <w:rsid w:val="008D72C7"/>
    <w:rsid w:val="008E0BA9"/>
    <w:rsid w:val="008E0E84"/>
    <w:rsid w:val="008E27C1"/>
    <w:rsid w:val="008E3722"/>
    <w:rsid w:val="008E4998"/>
    <w:rsid w:val="008E6E73"/>
    <w:rsid w:val="008F1CF5"/>
    <w:rsid w:val="008F3886"/>
    <w:rsid w:val="008F3A25"/>
    <w:rsid w:val="008F417E"/>
    <w:rsid w:val="008F46E8"/>
    <w:rsid w:val="008F477C"/>
    <w:rsid w:val="008F496E"/>
    <w:rsid w:val="008F69F4"/>
    <w:rsid w:val="008F6DC2"/>
    <w:rsid w:val="008F6FB5"/>
    <w:rsid w:val="008F766D"/>
    <w:rsid w:val="008F7C29"/>
    <w:rsid w:val="009003EC"/>
    <w:rsid w:val="00900D07"/>
    <w:rsid w:val="0090252E"/>
    <w:rsid w:val="00902953"/>
    <w:rsid w:val="009030FB"/>
    <w:rsid w:val="009031C0"/>
    <w:rsid w:val="009032FF"/>
    <w:rsid w:val="00903AE3"/>
    <w:rsid w:val="00904033"/>
    <w:rsid w:val="009048A4"/>
    <w:rsid w:val="009050D3"/>
    <w:rsid w:val="00906054"/>
    <w:rsid w:val="00907E48"/>
    <w:rsid w:val="00910B6A"/>
    <w:rsid w:val="00910F0F"/>
    <w:rsid w:val="00911C3B"/>
    <w:rsid w:val="00912A5F"/>
    <w:rsid w:val="00912D90"/>
    <w:rsid w:val="00913064"/>
    <w:rsid w:val="0091329F"/>
    <w:rsid w:val="00913585"/>
    <w:rsid w:val="009140A0"/>
    <w:rsid w:val="00914829"/>
    <w:rsid w:val="00914946"/>
    <w:rsid w:val="00917928"/>
    <w:rsid w:val="00917C21"/>
    <w:rsid w:val="009204B2"/>
    <w:rsid w:val="009209C7"/>
    <w:rsid w:val="00920B1D"/>
    <w:rsid w:val="00922702"/>
    <w:rsid w:val="00922829"/>
    <w:rsid w:val="009233C9"/>
    <w:rsid w:val="00923830"/>
    <w:rsid w:val="00925AF6"/>
    <w:rsid w:val="00925E15"/>
    <w:rsid w:val="00926EF9"/>
    <w:rsid w:val="00927D5A"/>
    <w:rsid w:val="0093026C"/>
    <w:rsid w:val="0093237C"/>
    <w:rsid w:val="009334B5"/>
    <w:rsid w:val="009337B6"/>
    <w:rsid w:val="00936086"/>
    <w:rsid w:val="00936378"/>
    <w:rsid w:val="0094208B"/>
    <w:rsid w:val="00942BE8"/>
    <w:rsid w:val="009433FA"/>
    <w:rsid w:val="00943AAA"/>
    <w:rsid w:val="00944474"/>
    <w:rsid w:val="0094719E"/>
    <w:rsid w:val="00947945"/>
    <w:rsid w:val="00951951"/>
    <w:rsid w:val="009539B0"/>
    <w:rsid w:val="00953C9A"/>
    <w:rsid w:val="009545BB"/>
    <w:rsid w:val="009577AC"/>
    <w:rsid w:val="00957987"/>
    <w:rsid w:val="0096062D"/>
    <w:rsid w:val="00961C9A"/>
    <w:rsid w:val="00961D56"/>
    <w:rsid w:val="009630E6"/>
    <w:rsid w:val="0096373B"/>
    <w:rsid w:val="00963D9C"/>
    <w:rsid w:val="00963FCA"/>
    <w:rsid w:val="00964A65"/>
    <w:rsid w:val="00964FC0"/>
    <w:rsid w:val="00965545"/>
    <w:rsid w:val="009714C9"/>
    <w:rsid w:val="00972792"/>
    <w:rsid w:val="00972FAE"/>
    <w:rsid w:val="00973A3C"/>
    <w:rsid w:val="009750FC"/>
    <w:rsid w:val="00975235"/>
    <w:rsid w:val="00976AED"/>
    <w:rsid w:val="00976E81"/>
    <w:rsid w:val="00977332"/>
    <w:rsid w:val="00977B0F"/>
    <w:rsid w:val="0098019C"/>
    <w:rsid w:val="009805ED"/>
    <w:rsid w:val="00980965"/>
    <w:rsid w:val="009810CD"/>
    <w:rsid w:val="009818FC"/>
    <w:rsid w:val="00981B2B"/>
    <w:rsid w:val="0098219B"/>
    <w:rsid w:val="00982F3F"/>
    <w:rsid w:val="00983DF8"/>
    <w:rsid w:val="00986085"/>
    <w:rsid w:val="00986A20"/>
    <w:rsid w:val="00987787"/>
    <w:rsid w:val="009905A5"/>
    <w:rsid w:val="00990C0A"/>
    <w:rsid w:val="00991D43"/>
    <w:rsid w:val="00992495"/>
    <w:rsid w:val="0099421E"/>
    <w:rsid w:val="00994C97"/>
    <w:rsid w:val="00996018"/>
    <w:rsid w:val="009961B0"/>
    <w:rsid w:val="00996357"/>
    <w:rsid w:val="00996AFD"/>
    <w:rsid w:val="00996ED3"/>
    <w:rsid w:val="00997041"/>
    <w:rsid w:val="009973A5"/>
    <w:rsid w:val="00997821"/>
    <w:rsid w:val="009A14D4"/>
    <w:rsid w:val="009A15AA"/>
    <w:rsid w:val="009A5064"/>
    <w:rsid w:val="009A54F8"/>
    <w:rsid w:val="009A56EF"/>
    <w:rsid w:val="009A5BF7"/>
    <w:rsid w:val="009A7B04"/>
    <w:rsid w:val="009A7C69"/>
    <w:rsid w:val="009B101E"/>
    <w:rsid w:val="009B1EC4"/>
    <w:rsid w:val="009B2E8B"/>
    <w:rsid w:val="009B2FB6"/>
    <w:rsid w:val="009B33BC"/>
    <w:rsid w:val="009B389D"/>
    <w:rsid w:val="009B3ACC"/>
    <w:rsid w:val="009B4D12"/>
    <w:rsid w:val="009B552C"/>
    <w:rsid w:val="009B6991"/>
    <w:rsid w:val="009C0A0D"/>
    <w:rsid w:val="009C0AE5"/>
    <w:rsid w:val="009C0E83"/>
    <w:rsid w:val="009C1EF1"/>
    <w:rsid w:val="009C2649"/>
    <w:rsid w:val="009C2AE9"/>
    <w:rsid w:val="009C40BA"/>
    <w:rsid w:val="009C4895"/>
    <w:rsid w:val="009C4D92"/>
    <w:rsid w:val="009C53C2"/>
    <w:rsid w:val="009C54C7"/>
    <w:rsid w:val="009C60D5"/>
    <w:rsid w:val="009C6160"/>
    <w:rsid w:val="009C6806"/>
    <w:rsid w:val="009C7118"/>
    <w:rsid w:val="009D1909"/>
    <w:rsid w:val="009D1E9B"/>
    <w:rsid w:val="009D297F"/>
    <w:rsid w:val="009D3A97"/>
    <w:rsid w:val="009D47FB"/>
    <w:rsid w:val="009D4CA7"/>
    <w:rsid w:val="009D5753"/>
    <w:rsid w:val="009D5A47"/>
    <w:rsid w:val="009D65DC"/>
    <w:rsid w:val="009D6DBA"/>
    <w:rsid w:val="009D71AA"/>
    <w:rsid w:val="009D76AC"/>
    <w:rsid w:val="009D76F0"/>
    <w:rsid w:val="009E071A"/>
    <w:rsid w:val="009E0821"/>
    <w:rsid w:val="009E2DDA"/>
    <w:rsid w:val="009E489D"/>
    <w:rsid w:val="009E52C4"/>
    <w:rsid w:val="009E5386"/>
    <w:rsid w:val="009E53FC"/>
    <w:rsid w:val="009E5BD6"/>
    <w:rsid w:val="009E72C3"/>
    <w:rsid w:val="009F0891"/>
    <w:rsid w:val="009F0A86"/>
    <w:rsid w:val="009F11B1"/>
    <w:rsid w:val="009F1304"/>
    <w:rsid w:val="009F1B12"/>
    <w:rsid w:val="009F2B62"/>
    <w:rsid w:val="009F32B0"/>
    <w:rsid w:val="009F3C2C"/>
    <w:rsid w:val="009F76D3"/>
    <w:rsid w:val="009F7D28"/>
    <w:rsid w:val="00A00B31"/>
    <w:rsid w:val="00A00E11"/>
    <w:rsid w:val="00A012C8"/>
    <w:rsid w:val="00A0298B"/>
    <w:rsid w:val="00A02BF1"/>
    <w:rsid w:val="00A0357A"/>
    <w:rsid w:val="00A035A5"/>
    <w:rsid w:val="00A043D1"/>
    <w:rsid w:val="00A04EA7"/>
    <w:rsid w:val="00A05912"/>
    <w:rsid w:val="00A05DAA"/>
    <w:rsid w:val="00A06218"/>
    <w:rsid w:val="00A06E7F"/>
    <w:rsid w:val="00A072C6"/>
    <w:rsid w:val="00A07A3D"/>
    <w:rsid w:val="00A10930"/>
    <w:rsid w:val="00A1102F"/>
    <w:rsid w:val="00A11B02"/>
    <w:rsid w:val="00A11B31"/>
    <w:rsid w:val="00A11F52"/>
    <w:rsid w:val="00A12CF0"/>
    <w:rsid w:val="00A1305B"/>
    <w:rsid w:val="00A13150"/>
    <w:rsid w:val="00A13599"/>
    <w:rsid w:val="00A136F0"/>
    <w:rsid w:val="00A1406B"/>
    <w:rsid w:val="00A1467F"/>
    <w:rsid w:val="00A1506A"/>
    <w:rsid w:val="00A155F3"/>
    <w:rsid w:val="00A159CB"/>
    <w:rsid w:val="00A17BB2"/>
    <w:rsid w:val="00A222F9"/>
    <w:rsid w:val="00A24053"/>
    <w:rsid w:val="00A25148"/>
    <w:rsid w:val="00A275E6"/>
    <w:rsid w:val="00A27870"/>
    <w:rsid w:val="00A27E22"/>
    <w:rsid w:val="00A31109"/>
    <w:rsid w:val="00A319A4"/>
    <w:rsid w:val="00A31A4A"/>
    <w:rsid w:val="00A3223F"/>
    <w:rsid w:val="00A32932"/>
    <w:rsid w:val="00A341DB"/>
    <w:rsid w:val="00A349CA"/>
    <w:rsid w:val="00A365AD"/>
    <w:rsid w:val="00A36A2E"/>
    <w:rsid w:val="00A37AFD"/>
    <w:rsid w:val="00A40DF2"/>
    <w:rsid w:val="00A41155"/>
    <w:rsid w:val="00A4187D"/>
    <w:rsid w:val="00A41D29"/>
    <w:rsid w:val="00A423D4"/>
    <w:rsid w:val="00A4325A"/>
    <w:rsid w:val="00A448CC"/>
    <w:rsid w:val="00A44B5B"/>
    <w:rsid w:val="00A4707F"/>
    <w:rsid w:val="00A476F0"/>
    <w:rsid w:val="00A47BF9"/>
    <w:rsid w:val="00A5037D"/>
    <w:rsid w:val="00A50C0D"/>
    <w:rsid w:val="00A52D11"/>
    <w:rsid w:val="00A53A2C"/>
    <w:rsid w:val="00A552C7"/>
    <w:rsid w:val="00A55C20"/>
    <w:rsid w:val="00A55FA2"/>
    <w:rsid w:val="00A56480"/>
    <w:rsid w:val="00A5657B"/>
    <w:rsid w:val="00A603EA"/>
    <w:rsid w:val="00A60C39"/>
    <w:rsid w:val="00A62A8B"/>
    <w:rsid w:val="00A643A7"/>
    <w:rsid w:val="00A655B5"/>
    <w:rsid w:val="00A65B42"/>
    <w:rsid w:val="00A674D8"/>
    <w:rsid w:val="00A679D2"/>
    <w:rsid w:val="00A70BF1"/>
    <w:rsid w:val="00A70DE4"/>
    <w:rsid w:val="00A71608"/>
    <w:rsid w:val="00A716B8"/>
    <w:rsid w:val="00A72369"/>
    <w:rsid w:val="00A73607"/>
    <w:rsid w:val="00A77524"/>
    <w:rsid w:val="00A77AF1"/>
    <w:rsid w:val="00A801A9"/>
    <w:rsid w:val="00A8026E"/>
    <w:rsid w:val="00A80347"/>
    <w:rsid w:val="00A82071"/>
    <w:rsid w:val="00A83DFF"/>
    <w:rsid w:val="00A84476"/>
    <w:rsid w:val="00A8447C"/>
    <w:rsid w:val="00A85443"/>
    <w:rsid w:val="00A85CC3"/>
    <w:rsid w:val="00A867DA"/>
    <w:rsid w:val="00A86EC9"/>
    <w:rsid w:val="00A87AFD"/>
    <w:rsid w:val="00A87C78"/>
    <w:rsid w:val="00A9036F"/>
    <w:rsid w:val="00A90EF0"/>
    <w:rsid w:val="00A9120C"/>
    <w:rsid w:val="00A923ED"/>
    <w:rsid w:val="00A94026"/>
    <w:rsid w:val="00A94398"/>
    <w:rsid w:val="00A9439C"/>
    <w:rsid w:val="00A94998"/>
    <w:rsid w:val="00A949BF"/>
    <w:rsid w:val="00A94F1C"/>
    <w:rsid w:val="00A9587B"/>
    <w:rsid w:val="00A962B2"/>
    <w:rsid w:val="00AA0205"/>
    <w:rsid w:val="00AA10F0"/>
    <w:rsid w:val="00AA117D"/>
    <w:rsid w:val="00AA24CF"/>
    <w:rsid w:val="00AA29C4"/>
    <w:rsid w:val="00AA3109"/>
    <w:rsid w:val="00AA3120"/>
    <w:rsid w:val="00AA3357"/>
    <w:rsid w:val="00AA3D7B"/>
    <w:rsid w:val="00AA3ED9"/>
    <w:rsid w:val="00AA7C96"/>
    <w:rsid w:val="00AA7CC3"/>
    <w:rsid w:val="00AB0A88"/>
    <w:rsid w:val="00AB1E14"/>
    <w:rsid w:val="00AB202B"/>
    <w:rsid w:val="00AB20DC"/>
    <w:rsid w:val="00AB2923"/>
    <w:rsid w:val="00AB2C83"/>
    <w:rsid w:val="00AB2D79"/>
    <w:rsid w:val="00AB343A"/>
    <w:rsid w:val="00AB3A32"/>
    <w:rsid w:val="00AB40E0"/>
    <w:rsid w:val="00AB48A5"/>
    <w:rsid w:val="00AB764C"/>
    <w:rsid w:val="00AB7833"/>
    <w:rsid w:val="00AC0021"/>
    <w:rsid w:val="00AC0A09"/>
    <w:rsid w:val="00AC0EB5"/>
    <w:rsid w:val="00AC17A9"/>
    <w:rsid w:val="00AC1983"/>
    <w:rsid w:val="00AC2AE5"/>
    <w:rsid w:val="00AC4490"/>
    <w:rsid w:val="00AC526E"/>
    <w:rsid w:val="00AC5696"/>
    <w:rsid w:val="00AC5ADD"/>
    <w:rsid w:val="00AC6D9C"/>
    <w:rsid w:val="00AC7DDD"/>
    <w:rsid w:val="00AC7F0F"/>
    <w:rsid w:val="00AD2A54"/>
    <w:rsid w:val="00AD3A9C"/>
    <w:rsid w:val="00AD3C5E"/>
    <w:rsid w:val="00AD3ECB"/>
    <w:rsid w:val="00AD4B7A"/>
    <w:rsid w:val="00AD530E"/>
    <w:rsid w:val="00AD54B0"/>
    <w:rsid w:val="00AD55DB"/>
    <w:rsid w:val="00AD69D2"/>
    <w:rsid w:val="00AD79C9"/>
    <w:rsid w:val="00AE036F"/>
    <w:rsid w:val="00AE0862"/>
    <w:rsid w:val="00AE0CC8"/>
    <w:rsid w:val="00AE0E8B"/>
    <w:rsid w:val="00AE1B11"/>
    <w:rsid w:val="00AE2B49"/>
    <w:rsid w:val="00AE2E01"/>
    <w:rsid w:val="00AE3C68"/>
    <w:rsid w:val="00AE3F3D"/>
    <w:rsid w:val="00AE5581"/>
    <w:rsid w:val="00AE6800"/>
    <w:rsid w:val="00AE6ED9"/>
    <w:rsid w:val="00AE75DD"/>
    <w:rsid w:val="00AE7743"/>
    <w:rsid w:val="00AE7A6D"/>
    <w:rsid w:val="00AE7A6E"/>
    <w:rsid w:val="00AE7F74"/>
    <w:rsid w:val="00AF16B6"/>
    <w:rsid w:val="00AF16F5"/>
    <w:rsid w:val="00AF3978"/>
    <w:rsid w:val="00AF3E8B"/>
    <w:rsid w:val="00AF472B"/>
    <w:rsid w:val="00AF5ADE"/>
    <w:rsid w:val="00AF5BA4"/>
    <w:rsid w:val="00AF5D9F"/>
    <w:rsid w:val="00AF5FE4"/>
    <w:rsid w:val="00AF7223"/>
    <w:rsid w:val="00AF760E"/>
    <w:rsid w:val="00B007CE"/>
    <w:rsid w:val="00B01117"/>
    <w:rsid w:val="00B01119"/>
    <w:rsid w:val="00B0120A"/>
    <w:rsid w:val="00B0350F"/>
    <w:rsid w:val="00B047B7"/>
    <w:rsid w:val="00B047F8"/>
    <w:rsid w:val="00B05866"/>
    <w:rsid w:val="00B0620F"/>
    <w:rsid w:val="00B0688B"/>
    <w:rsid w:val="00B07DE2"/>
    <w:rsid w:val="00B11009"/>
    <w:rsid w:val="00B110AB"/>
    <w:rsid w:val="00B110E2"/>
    <w:rsid w:val="00B13FC5"/>
    <w:rsid w:val="00B14D20"/>
    <w:rsid w:val="00B14FC3"/>
    <w:rsid w:val="00B157AD"/>
    <w:rsid w:val="00B162DE"/>
    <w:rsid w:val="00B16C0C"/>
    <w:rsid w:val="00B16E2E"/>
    <w:rsid w:val="00B17884"/>
    <w:rsid w:val="00B17E1C"/>
    <w:rsid w:val="00B21171"/>
    <w:rsid w:val="00B22348"/>
    <w:rsid w:val="00B2317E"/>
    <w:rsid w:val="00B2431C"/>
    <w:rsid w:val="00B25663"/>
    <w:rsid w:val="00B25FEF"/>
    <w:rsid w:val="00B26920"/>
    <w:rsid w:val="00B270FB"/>
    <w:rsid w:val="00B30B75"/>
    <w:rsid w:val="00B3159D"/>
    <w:rsid w:val="00B3285E"/>
    <w:rsid w:val="00B34E2B"/>
    <w:rsid w:val="00B361F3"/>
    <w:rsid w:val="00B3717E"/>
    <w:rsid w:val="00B37D54"/>
    <w:rsid w:val="00B37E33"/>
    <w:rsid w:val="00B41A1D"/>
    <w:rsid w:val="00B42563"/>
    <w:rsid w:val="00B42836"/>
    <w:rsid w:val="00B432EF"/>
    <w:rsid w:val="00B43E92"/>
    <w:rsid w:val="00B44DB1"/>
    <w:rsid w:val="00B4512D"/>
    <w:rsid w:val="00B459C7"/>
    <w:rsid w:val="00B460DF"/>
    <w:rsid w:val="00B46637"/>
    <w:rsid w:val="00B46B39"/>
    <w:rsid w:val="00B47B42"/>
    <w:rsid w:val="00B517E0"/>
    <w:rsid w:val="00B51B85"/>
    <w:rsid w:val="00B52771"/>
    <w:rsid w:val="00B55B5B"/>
    <w:rsid w:val="00B56536"/>
    <w:rsid w:val="00B56725"/>
    <w:rsid w:val="00B56885"/>
    <w:rsid w:val="00B56DEC"/>
    <w:rsid w:val="00B570EF"/>
    <w:rsid w:val="00B6044D"/>
    <w:rsid w:val="00B608DB"/>
    <w:rsid w:val="00B60B73"/>
    <w:rsid w:val="00B6149F"/>
    <w:rsid w:val="00B6232F"/>
    <w:rsid w:val="00B62DA6"/>
    <w:rsid w:val="00B63207"/>
    <w:rsid w:val="00B63768"/>
    <w:rsid w:val="00B63C6C"/>
    <w:rsid w:val="00B64087"/>
    <w:rsid w:val="00B640D5"/>
    <w:rsid w:val="00B642F2"/>
    <w:rsid w:val="00B649B3"/>
    <w:rsid w:val="00B65153"/>
    <w:rsid w:val="00B65449"/>
    <w:rsid w:val="00B65546"/>
    <w:rsid w:val="00B66388"/>
    <w:rsid w:val="00B6756B"/>
    <w:rsid w:val="00B675DC"/>
    <w:rsid w:val="00B702AD"/>
    <w:rsid w:val="00B71233"/>
    <w:rsid w:val="00B715BA"/>
    <w:rsid w:val="00B716FD"/>
    <w:rsid w:val="00B718C5"/>
    <w:rsid w:val="00B71F9B"/>
    <w:rsid w:val="00B726D2"/>
    <w:rsid w:val="00B7285A"/>
    <w:rsid w:val="00B72D9B"/>
    <w:rsid w:val="00B733B7"/>
    <w:rsid w:val="00B739D3"/>
    <w:rsid w:val="00B7648E"/>
    <w:rsid w:val="00B80EE5"/>
    <w:rsid w:val="00B81055"/>
    <w:rsid w:val="00B8125B"/>
    <w:rsid w:val="00B8176B"/>
    <w:rsid w:val="00B82919"/>
    <w:rsid w:val="00B83774"/>
    <w:rsid w:val="00B83C55"/>
    <w:rsid w:val="00B83E48"/>
    <w:rsid w:val="00B857B0"/>
    <w:rsid w:val="00B85C0B"/>
    <w:rsid w:val="00B86257"/>
    <w:rsid w:val="00B8639F"/>
    <w:rsid w:val="00B86E1E"/>
    <w:rsid w:val="00B8771F"/>
    <w:rsid w:val="00B878BD"/>
    <w:rsid w:val="00B87972"/>
    <w:rsid w:val="00B8799F"/>
    <w:rsid w:val="00B87A2D"/>
    <w:rsid w:val="00B87F00"/>
    <w:rsid w:val="00B9116B"/>
    <w:rsid w:val="00B914B8"/>
    <w:rsid w:val="00B92352"/>
    <w:rsid w:val="00B92462"/>
    <w:rsid w:val="00B935E7"/>
    <w:rsid w:val="00B94210"/>
    <w:rsid w:val="00B945AB"/>
    <w:rsid w:val="00B94B44"/>
    <w:rsid w:val="00B9510B"/>
    <w:rsid w:val="00B95241"/>
    <w:rsid w:val="00B954E1"/>
    <w:rsid w:val="00B95C19"/>
    <w:rsid w:val="00B96343"/>
    <w:rsid w:val="00B968B8"/>
    <w:rsid w:val="00B96A82"/>
    <w:rsid w:val="00B96F97"/>
    <w:rsid w:val="00B970D9"/>
    <w:rsid w:val="00B97EC1"/>
    <w:rsid w:val="00BA05DD"/>
    <w:rsid w:val="00BA0B15"/>
    <w:rsid w:val="00BA159E"/>
    <w:rsid w:val="00BA1B97"/>
    <w:rsid w:val="00BA1D3C"/>
    <w:rsid w:val="00BA2119"/>
    <w:rsid w:val="00BA2323"/>
    <w:rsid w:val="00BA2379"/>
    <w:rsid w:val="00BA25F8"/>
    <w:rsid w:val="00BA32EB"/>
    <w:rsid w:val="00BA57BF"/>
    <w:rsid w:val="00BA5BA1"/>
    <w:rsid w:val="00BA6AA0"/>
    <w:rsid w:val="00BA7678"/>
    <w:rsid w:val="00BB00F9"/>
    <w:rsid w:val="00BB0BE2"/>
    <w:rsid w:val="00BB0D0B"/>
    <w:rsid w:val="00BB1E00"/>
    <w:rsid w:val="00BB1FE4"/>
    <w:rsid w:val="00BB3A59"/>
    <w:rsid w:val="00BB42C0"/>
    <w:rsid w:val="00BB4AFB"/>
    <w:rsid w:val="00BB5174"/>
    <w:rsid w:val="00BB65EF"/>
    <w:rsid w:val="00BB707D"/>
    <w:rsid w:val="00BB7499"/>
    <w:rsid w:val="00BB75CE"/>
    <w:rsid w:val="00BB78C9"/>
    <w:rsid w:val="00BC0530"/>
    <w:rsid w:val="00BC064B"/>
    <w:rsid w:val="00BC2AB0"/>
    <w:rsid w:val="00BC304D"/>
    <w:rsid w:val="00BC3609"/>
    <w:rsid w:val="00BC3E44"/>
    <w:rsid w:val="00BC3E73"/>
    <w:rsid w:val="00BC4549"/>
    <w:rsid w:val="00BC4E54"/>
    <w:rsid w:val="00BC5F41"/>
    <w:rsid w:val="00BC7041"/>
    <w:rsid w:val="00BC7ED3"/>
    <w:rsid w:val="00BC7FBE"/>
    <w:rsid w:val="00BD1653"/>
    <w:rsid w:val="00BD2A22"/>
    <w:rsid w:val="00BD30D7"/>
    <w:rsid w:val="00BD36F5"/>
    <w:rsid w:val="00BD37AE"/>
    <w:rsid w:val="00BD380C"/>
    <w:rsid w:val="00BD39B9"/>
    <w:rsid w:val="00BD4609"/>
    <w:rsid w:val="00BD7EB5"/>
    <w:rsid w:val="00BD7F6F"/>
    <w:rsid w:val="00BE1B6B"/>
    <w:rsid w:val="00BE2FB7"/>
    <w:rsid w:val="00BE50ED"/>
    <w:rsid w:val="00BF0345"/>
    <w:rsid w:val="00BF07AF"/>
    <w:rsid w:val="00BF0E00"/>
    <w:rsid w:val="00BF1005"/>
    <w:rsid w:val="00BF2F76"/>
    <w:rsid w:val="00BF3EBA"/>
    <w:rsid w:val="00BF4995"/>
    <w:rsid w:val="00BF4AC4"/>
    <w:rsid w:val="00BF5405"/>
    <w:rsid w:val="00BF5E9F"/>
    <w:rsid w:val="00BF66E9"/>
    <w:rsid w:val="00BF6E2C"/>
    <w:rsid w:val="00C0006F"/>
    <w:rsid w:val="00C0115B"/>
    <w:rsid w:val="00C01326"/>
    <w:rsid w:val="00C01353"/>
    <w:rsid w:val="00C015F2"/>
    <w:rsid w:val="00C02092"/>
    <w:rsid w:val="00C02D72"/>
    <w:rsid w:val="00C03A33"/>
    <w:rsid w:val="00C04387"/>
    <w:rsid w:val="00C045E5"/>
    <w:rsid w:val="00C046DD"/>
    <w:rsid w:val="00C0609D"/>
    <w:rsid w:val="00C06BC1"/>
    <w:rsid w:val="00C07F0D"/>
    <w:rsid w:val="00C10D62"/>
    <w:rsid w:val="00C11AF8"/>
    <w:rsid w:val="00C132D8"/>
    <w:rsid w:val="00C1481A"/>
    <w:rsid w:val="00C15297"/>
    <w:rsid w:val="00C16544"/>
    <w:rsid w:val="00C16B9A"/>
    <w:rsid w:val="00C21F9F"/>
    <w:rsid w:val="00C2238B"/>
    <w:rsid w:val="00C22C3A"/>
    <w:rsid w:val="00C231F6"/>
    <w:rsid w:val="00C23D90"/>
    <w:rsid w:val="00C24238"/>
    <w:rsid w:val="00C2434E"/>
    <w:rsid w:val="00C259A2"/>
    <w:rsid w:val="00C272AD"/>
    <w:rsid w:val="00C3063C"/>
    <w:rsid w:val="00C327DD"/>
    <w:rsid w:val="00C33FBB"/>
    <w:rsid w:val="00C3515E"/>
    <w:rsid w:val="00C3704B"/>
    <w:rsid w:val="00C37408"/>
    <w:rsid w:val="00C37966"/>
    <w:rsid w:val="00C37E0B"/>
    <w:rsid w:val="00C40676"/>
    <w:rsid w:val="00C406F9"/>
    <w:rsid w:val="00C41683"/>
    <w:rsid w:val="00C4173A"/>
    <w:rsid w:val="00C42BEF"/>
    <w:rsid w:val="00C443ED"/>
    <w:rsid w:val="00C45714"/>
    <w:rsid w:val="00C4595C"/>
    <w:rsid w:val="00C46050"/>
    <w:rsid w:val="00C4669D"/>
    <w:rsid w:val="00C47D77"/>
    <w:rsid w:val="00C5004A"/>
    <w:rsid w:val="00C50911"/>
    <w:rsid w:val="00C50C4C"/>
    <w:rsid w:val="00C512EC"/>
    <w:rsid w:val="00C52B72"/>
    <w:rsid w:val="00C53136"/>
    <w:rsid w:val="00C5539B"/>
    <w:rsid w:val="00C55C56"/>
    <w:rsid w:val="00C56552"/>
    <w:rsid w:val="00C60171"/>
    <w:rsid w:val="00C60367"/>
    <w:rsid w:val="00C60864"/>
    <w:rsid w:val="00C61786"/>
    <w:rsid w:val="00C61FF6"/>
    <w:rsid w:val="00C6224B"/>
    <w:rsid w:val="00C62F98"/>
    <w:rsid w:val="00C63397"/>
    <w:rsid w:val="00C63683"/>
    <w:rsid w:val="00C6398E"/>
    <w:rsid w:val="00C64758"/>
    <w:rsid w:val="00C65CC0"/>
    <w:rsid w:val="00C66015"/>
    <w:rsid w:val="00C66169"/>
    <w:rsid w:val="00C662A7"/>
    <w:rsid w:val="00C66EF3"/>
    <w:rsid w:val="00C672A5"/>
    <w:rsid w:val="00C70C84"/>
    <w:rsid w:val="00C71FD8"/>
    <w:rsid w:val="00C72057"/>
    <w:rsid w:val="00C727DA"/>
    <w:rsid w:val="00C72EE6"/>
    <w:rsid w:val="00C73B0F"/>
    <w:rsid w:val="00C741B1"/>
    <w:rsid w:val="00C75C8D"/>
    <w:rsid w:val="00C76093"/>
    <w:rsid w:val="00C76AB2"/>
    <w:rsid w:val="00C76C48"/>
    <w:rsid w:val="00C80052"/>
    <w:rsid w:val="00C81691"/>
    <w:rsid w:val="00C858EA"/>
    <w:rsid w:val="00C86150"/>
    <w:rsid w:val="00C87316"/>
    <w:rsid w:val="00C8738D"/>
    <w:rsid w:val="00C903CD"/>
    <w:rsid w:val="00C91439"/>
    <w:rsid w:val="00C923B2"/>
    <w:rsid w:val="00C92E5B"/>
    <w:rsid w:val="00C933BE"/>
    <w:rsid w:val="00C93604"/>
    <w:rsid w:val="00C937F6"/>
    <w:rsid w:val="00C93E5E"/>
    <w:rsid w:val="00C941A4"/>
    <w:rsid w:val="00C96240"/>
    <w:rsid w:val="00C96762"/>
    <w:rsid w:val="00CA06F2"/>
    <w:rsid w:val="00CA0AF9"/>
    <w:rsid w:val="00CA0F16"/>
    <w:rsid w:val="00CA118D"/>
    <w:rsid w:val="00CA2237"/>
    <w:rsid w:val="00CA2A52"/>
    <w:rsid w:val="00CA2DA4"/>
    <w:rsid w:val="00CA39B7"/>
    <w:rsid w:val="00CA3AA5"/>
    <w:rsid w:val="00CA3CDA"/>
    <w:rsid w:val="00CA3FF6"/>
    <w:rsid w:val="00CA4002"/>
    <w:rsid w:val="00CA42C8"/>
    <w:rsid w:val="00CA4324"/>
    <w:rsid w:val="00CA6D3B"/>
    <w:rsid w:val="00CA70F3"/>
    <w:rsid w:val="00CA75A7"/>
    <w:rsid w:val="00CB114C"/>
    <w:rsid w:val="00CB117C"/>
    <w:rsid w:val="00CB128E"/>
    <w:rsid w:val="00CB13D8"/>
    <w:rsid w:val="00CB4E60"/>
    <w:rsid w:val="00CB4EE7"/>
    <w:rsid w:val="00CB5723"/>
    <w:rsid w:val="00CB6D2D"/>
    <w:rsid w:val="00CC0F34"/>
    <w:rsid w:val="00CC0FED"/>
    <w:rsid w:val="00CC1071"/>
    <w:rsid w:val="00CC239F"/>
    <w:rsid w:val="00CC385B"/>
    <w:rsid w:val="00CC3977"/>
    <w:rsid w:val="00CC3AF4"/>
    <w:rsid w:val="00CC61AB"/>
    <w:rsid w:val="00CC76A2"/>
    <w:rsid w:val="00CD0119"/>
    <w:rsid w:val="00CD0F8B"/>
    <w:rsid w:val="00CD1B86"/>
    <w:rsid w:val="00CD226B"/>
    <w:rsid w:val="00CD27B0"/>
    <w:rsid w:val="00CD4726"/>
    <w:rsid w:val="00CD5119"/>
    <w:rsid w:val="00CD5380"/>
    <w:rsid w:val="00CD6496"/>
    <w:rsid w:val="00CD7579"/>
    <w:rsid w:val="00CE069A"/>
    <w:rsid w:val="00CE164C"/>
    <w:rsid w:val="00CE1E1A"/>
    <w:rsid w:val="00CE245F"/>
    <w:rsid w:val="00CE48B0"/>
    <w:rsid w:val="00CE4F91"/>
    <w:rsid w:val="00CE6377"/>
    <w:rsid w:val="00CE638A"/>
    <w:rsid w:val="00CE766E"/>
    <w:rsid w:val="00CE76A2"/>
    <w:rsid w:val="00CE7CAF"/>
    <w:rsid w:val="00CF033F"/>
    <w:rsid w:val="00CF1579"/>
    <w:rsid w:val="00CF2217"/>
    <w:rsid w:val="00CF286C"/>
    <w:rsid w:val="00CF2AC7"/>
    <w:rsid w:val="00CF42F0"/>
    <w:rsid w:val="00CF4444"/>
    <w:rsid w:val="00CF45C6"/>
    <w:rsid w:val="00CF57B8"/>
    <w:rsid w:val="00CF58A5"/>
    <w:rsid w:val="00CF5E06"/>
    <w:rsid w:val="00CF60C2"/>
    <w:rsid w:val="00CF68F6"/>
    <w:rsid w:val="00CF6B64"/>
    <w:rsid w:val="00D00C79"/>
    <w:rsid w:val="00D01029"/>
    <w:rsid w:val="00D01037"/>
    <w:rsid w:val="00D012EC"/>
    <w:rsid w:val="00D01954"/>
    <w:rsid w:val="00D01AD8"/>
    <w:rsid w:val="00D02D5D"/>
    <w:rsid w:val="00D03005"/>
    <w:rsid w:val="00D030FD"/>
    <w:rsid w:val="00D031EE"/>
    <w:rsid w:val="00D03C37"/>
    <w:rsid w:val="00D03C6D"/>
    <w:rsid w:val="00D03D3D"/>
    <w:rsid w:val="00D040B8"/>
    <w:rsid w:val="00D063F4"/>
    <w:rsid w:val="00D068DB"/>
    <w:rsid w:val="00D11B81"/>
    <w:rsid w:val="00D12A93"/>
    <w:rsid w:val="00D13DCB"/>
    <w:rsid w:val="00D142D7"/>
    <w:rsid w:val="00D17CAB"/>
    <w:rsid w:val="00D216DE"/>
    <w:rsid w:val="00D2177B"/>
    <w:rsid w:val="00D21EAA"/>
    <w:rsid w:val="00D2363A"/>
    <w:rsid w:val="00D247C4"/>
    <w:rsid w:val="00D25BE4"/>
    <w:rsid w:val="00D26EF2"/>
    <w:rsid w:val="00D27145"/>
    <w:rsid w:val="00D276CB"/>
    <w:rsid w:val="00D278CC"/>
    <w:rsid w:val="00D307DC"/>
    <w:rsid w:val="00D30AF1"/>
    <w:rsid w:val="00D30B91"/>
    <w:rsid w:val="00D31846"/>
    <w:rsid w:val="00D34B64"/>
    <w:rsid w:val="00D360F2"/>
    <w:rsid w:val="00D364A8"/>
    <w:rsid w:val="00D36BE2"/>
    <w:rsid w:val="00D4127E"/>
    <w:rsid w:val="00D41D03"/>
    <w:rsid w:val="00D4233E"/>
    <w:rsid w:val="00D42E29"/>
    <w:rsid w:val="00D42F91"/>
    <w:rsid w:val="00D4304F"/>
    <w:rsid w:val="00D435E9"/>
    <w:rsid w:val="00D45B45"/>
    <w:rsid w:val="00D45F82"/>
    <w:rsid w:val="00D4638E"/>
    <w:rsid w:val="00D478DA"/>
    <w:rsid w:val="00D47A35"/>
    <w:rsid w:val="00D47D6C"/>
    <w:rsid w:val="00D517B6"/>
    <w:rsid w:val="00D5181F"/>
    <w:rsid w:val="00D53842"/>
    <w:rsid w:val="00D54F1C"/>
    <w:rsid w:val="00D551EB"/>
    <w:rsid w:val="00D55C27"/>
    <w:rsid w:val="00D55CD1"/>
    <w:rsid w:val="00D57DDD"/>
    <w:rsid w:val="00D605B1"/>
    <w:rsid w:val="00D6065E"/>
    <w:rsid w:val="00D63DE2"/>
    <w:rsid w:val="00D6480F"/>
    <w:rsid w:val="00D65C65"/>
    <w:rsid w:val="00D666A2"/>
    <w:rsid w:val="00D66B73"/>
    <w:rsid w:val="00D66C50"/>
    <w:rsid w:val="00D71BB2"/>
    <w:rsid w:val="00D71D50"/>
    <w:rsid w:val="00D71F1F"/>
    <w:rsid w:val="00D72CBA"/>
    <w:rsid w:val="00D73A18"/>
    <w:rsid w:val="00D73EA2"/>
    <w:rsid w:val="00D74915"/>
    <w:rsid w:val="00D74C21"/>
    <w:rsid w:val="00D75028"/>
    <w:rsid w:val="00D756B0"/>
    <w:rsid w:val="00D76AC5"/>
    <w:rsid w:val="00D77058"/>
    <w:rsid w:val="00D7776B"/>
    <w:rsid w:val="00D77915"/>
    <w:rsid w:val="00D801C2"/>
    <w:rsid w:val="00D80594"/>
    <w:rsid w:val="00D82A3A"/>
    <w:rsid w:val="00D82F17"/>
    <w:rsid w:val="00D83601"/>
    <w:rsid w:val="00D8556E"/>
    <w:rsid w:val="00D86984"/>
    <w:rsid w:val="00D90309"/>
    <w:rsid w:val="00D90781"/>
    <w:rsid w:val="00D9174F"/>
    <w:rsid w:val="00D92ABC"/>
    <w:rsid w:val="00D9321C"/>
    <w:rsid w:val="00D93940"/>
    <w:rsid w:val="00D93AE2"/>
    <w:rsid w:val="00D9419A"/>
    <w:rsid w:val="00D941BB"/>
    <w:rsid w:val="00D945D3"/>
    <w:rsid w:val="00D94A18"/>
    <w:rsid w:val="00D94DE2"/>
    <w:rsid w:val="00D96869"/>
    <w:rsid w:val="00D9745A"/>
    <w:rsid w:val="00D97524"/>
    <w:rsid w:val="00DA07BE"/>
    <w:rsid w:val="00DA0B78"/>
    <w:rsid w:val="00DA0C07"/>
    <w:rsid w:val="00DA11A3"/>
    <w:rsid w:val="00DA1BFE"/>
    <w:rsid w:val="00DA217C"/>
    <w:rsid w:val="00DA241D"/>
    <w:rsid w:val="00DA2475"/>
    <w:rsid w:val="00DA4556"/>
    <w:rsid w:val="00DA5521"/>
    <w:rsid w:val="00DA5EC7"/>
    <w:rsid w:val="00DA5FDF"/>
    <w:rsid w:val="00DA67CC"/>
    <w:rsid w:val="00DA6CAD"/>
    <w:rsid w:val="00DA7B3E"/>
    <w:rsid w:val="00DB0051"/>
    <w:rsid w:val="00DB02A8"/>
    <w:rsid w:val="00DB1041"/>
    <w:rsid w:val="00DB1987"/>
    <w:rsid w:val="00DB1D14"/>
    <w:rsid w:val="00DB1DDB"/>
    <w:rsid w:val="00DB1ED8"/>
    <w:rsid w:val="00DB28BE"/>
    <w:rsid w:val="00DB34C7"/>
    <w:rsid w:val="00DB4492"/>
    <w:rsid w:val="00DB45FE"/>
    <w:rsid w:val="00DB5711"/>
    <w:rsid w:val="00DB6F43"/>
    <w:rsid w:val="00DC0E8D"/>
    <w:rsid w:val="00DC18BA"/>
    <w:rsid w:val="00DC1FEF"/>
    <w:rsid w:val="00DC27FF"/>
    <w:rsid w:val="00DC2876"/>
    <w:rsid w:val="00DC3A5D"/>
    <w:rsid w:val="00DC4039"/>
    <w:rsid w:val="00DC4301"/>
    <w:rsid w:val="00DC4D6B"/>
    <w:rsid w:val="00DC5AA1"/>
    <w:rsid w:val="00DC72B6"/>
    <w:rsid w:val="00DC7759"/>
    <w:rsid w:val="00DC7E55"/>
    <w:rsid w:val="00DD1DEC"/>
    <w:rsid w:val="00DD1DFD"/>
    <w:rsid w:val="00DD25AC"/>
    <w:rsid w:val="00DD25C4"/>
    <w:rsid w:val="00DD2B46"/>
    <w:rsid w:val="00DD2C50"/>
    <w:rsid w:val="00DD35E7"/>
    <w:rsid w:val="00DD454D"/>
    <w:rsid w:val="00DD4BAD"/>
    <w:rsid w:val="00DD4C5C"/>
    <w:rsid w:val="00DD5DD1"/>
    <w:rsid w:val="00DD6514"/>
    <w:rsid w:val="00DD6926"/>
    <w:rsid w:val="00DD721B"/>
    <w:rsid w:val="00DE03DE"/>
    <w:rsid w:val="00DE1A3A"/>
    <w:rsid w:val="00DE205A"/>
    <w:rsid w:val="00DE335C"/>
    <w:rsid w:val="00DE3459"/>
    <w:rsid w:val="00DE4AAE"/>
    <w:rsid w:val="00DE61FC"/>
    <w:rsid w:val="00DE69E9"/>
    <w:rsid w:val="00DE6AAB"/>
    <w:rsid w:val="00DE6C38"/>
    <w:rsid w:val="00DE7E96"/>
    <w:rsid w:val="00DF14AD"/>
    <w:rsid w:val="00DF2256"/>
    <w:rsid w:val="00DF45EE"/>
    <w:rsid w:val="00DF4AED"/>
    <w:rsid w:val="00DF5211"/>
    <w:rsid w:val="00DF52B2"/>
    <w:rsid w:val="00DF59C6"/>
    <w:rsid w:val="00DF631F"/>
    <w:rsid w:val="00DF6B46"/>
    <w:rsid w:val="00DF743F"/>
    <w:rsid w:val="00DF7740"/>
    <w:rsid w:val="00DF7741"/>
    <w:rsid w:val="00E009DF"/>
    <w:rsid w:val="00E01052"/>
    <w:rsid w:val="00E010F6"/>
    <w:rsid w:val="00E01431"/>
    <w:rsid w:val="00E01B51"/>
    <w:rsid w:val="00E03537"/>
    <w:rsid w:val="00E035FA"/>
    <w:rsid w:val="00E03741"/>
    <w:rsid w:val="00E0389D"/>
    <w:rsid w:val="00E045CC"/>
    <w:rsid w:val="00E06692"/>
    <w:rsid w:val="00E06C6E"/>
    <w:rsid w:val="00E07E49"/>
    <w:rsid w:val="00E10713"/>
    <w:rsid w:val="00E10B95"/>
    <w:rsid w:val="00E126C5"/>
    <w:rsid w:val="00E12863"/>
    <w:rsid w:val="00E12DD7"/>
    <w:rsid w:val="00E13177"/>
    <w:rsid w:val="00E13C95"/>
    <w:rsid w:val="00E15B2F"/>
    <w:rsid w:val="00E170A4"/>
    <w:rsid w:val="00E17E9F"/>
    <w:rsid w:val="00E20529"/>
    <w:rsid w:val="00E20A30"/>
    <w:rsid w:val="00E21191"/>
    <w:rsid w:val="00E21381"/>
    <w:rsid w:val="00E21575"/>
    <w:rsid w:val="00E24296"/>
    <w:rsid w:val="00E24A4C"/>
    <w:rsid w:val="00E25476"/>
    <w:rsid w:val="00E25B5A"/>
    <w:rsid w:val="00E25DA0"/>
    <w:rsid w:val="00E264CA"/>
    <w:rsid w:val="00E26790"/>
    <w:rsid w:val="00E268B3"/>
    <w:rsid w:val="00E3186B"/>
    <w:rsid w:val="00E32B30"/>
    <w:rsid w:val="00E333DF"/>
    <w:rsid w:val="00E34A7C"/>
    <w:rsid w:val="00E35387"/>
    <w:rsid w:val="00E36857"/>
    <w:rsid w:val="00E36C24"/>
    <w:rsid w:val="00E36F96"/>
    <w:rsid w:val="00E37758"/>
    <w:rsid w:val="00E400A2"/>
    <w:rsid w:val="00E41DCC"/>
    <w:rsid w:val="00E42101"/>
    <w:rsid w:val="00E4231F"/>
    <w:rsid w:val="00E4331D"/>
    <w:rsid w:val="00E4351C"/>
    <w:rsid w:val="00E43531"/>
    <w:rsid w:val="00E435A3"/>
    <w:rsid w:val="00E43682"/>
    <w:rsid w:val="00E44725"/>
    <w:rsid w:val="00E4498B"/>
    <w:rsid w:val="00E44E7C"/>
    <w:rsid w:val="00E4601B"/>
    <w:rsid w:val="00E466B1"/>
    <w:rsid w:val="00E46E05"/>
    <w:rsid w:val="00E46ED4"/>
    <w:rsid w:val="00E511BD"/>
    <w:rsid w:val="00E51513"/>
    <w:rsid w:val="00E51EC1"/>
    <w:rsid w:val="00E5214B"/>
    <w:rsid w:val="00E52630"/>
    <w:rsid w:val="00E528CE"/>
    <w:rsid w:val="00E52D94"/>
    <w:rsid w:val="00E539D4"/>
    <w:rsid w:val="00E547F0"/>
    <w:rsid w:val="00E548ED"/>
    <w:rsid w:val="00E553A8"/>
    <w:rsid w:val="00E57102"/>
    <w:rsid w:val="00E57CF2"/>
    <w:rsid w:val="00E62161"/>
    <w:rsid w:val="00E62448"/>
    <w:rsid w:val="00E6268B"/>
    <w:rsid w:val="00E6273A"/>
    <w:rsid w:val="00E634BA"/>
    <w:rsid w:val="00E6486B"/>
    <w:rsid w:val="00E65012"/>
    <w:rsid w:val="00E66663"/>
    <w:rsid w:val="00E67347"/>
    <w:rsid w:val="00E705D1"/>
    <w:rsid w:val="00E70CE0"/>
    <w:rsid w:val="00E711BF"/>
    <w:rsid w:val="00E7124A"/>
    <w:rsid w:val="00E7211A"/>
    <w:rsid w:val="00E73273"/>
    <w:rsid w:val="00E73978"/>
    <w:rsid w:val="00E74176"/>
    <w:rsid w:val="00E760E1"/>
    <w:rsid w:val="00E767E6"/>
    <w:rsid w:val="00E76D1F"/>
    <w:rsid w:val="00E809C5"/>
    <w:rsid w:val="00E8148A"/>
    <w:rsid w:val="00E81B8C"/>
    <w:rsid w:val="00E84308"/>
    <w:rsid w:val="00E8432C"/>
    <w:rsid w:val="00E84853"/>
    <w:rsid w:val="00E870F8"/>
    <w:rsid w:val="00E8715B"/>
    <w:rsid w:val="00E87191"/>
    <w:rsid w:val="00E87CC6"/>
    <w:rsid w:val="00E87D4C"/>
    <w:rsid w:val="00E90C0F"/>
    <w:rsid w:val="00E90FDA"/>
    <w:rsid w:val="00E92687"/>
    <w:rsid w:val="00E929F2"/>
    <w:rsid w:val="00E92E9A"/>
    <w:rsid w:val="00E93CC6"/>
    <w:rsid w:val="00E94213"/>
    <w:rsid w:val="00E942F5"/>
    <w:rsid w:val="00E9450A"/>
    <w:rsid w:val="00E9452D"/>
    <w:rsid w:val="00E949DA"/>
    <w:rsid w:val="00E96517"/>
    <w:rsid w:val="00E96851"/>
    <w:rsid w:val="00EA1375"/>
    <w:rsid w:val="00EA1B4A"/>
    <w:rsid w:val="00EA2383"/>
    <w:rsid w:val="00EA29C9"/>
    <w:rsid w:val="00EA3D8A"/>
    <w:rsid w:val="00EA496A"/>
    <w:rsid w:val="00EA50D8"/>
    <w:rsid w:val="00EA57AA"/>
    <w:rsid w:val="00EA69E3"/>
    <w:rsid w:val="00EA7335"/>
    <w:rsid w:val="00EA7846"/>
    <w:rsid w:val="00EB0109"/>
    <w:rsid w:val="00EB03FF"/>
    <w:rsid w:val="00EB2469"/>
    <w:rsid w:val="00EB39AE"/>
    <w:rsid w:val="00EB3FC6"/>
    <w:rsid w:val="00EB472D"/>
    <w:rsid w:val="00EB47CF"/>
    <w:rsid w:val="00EB49F7"/>
    <w:rsid w:val="00EB51A2"/>
    <w:rsid w:val="00EB5892"/>
    <w:rsid w:val="00EB6C83"/>
    <w:rsid w:val="00EB7287"/>
    <w:rsid w:val="00EB7387"/>
    <w:rsid w:val="00EB7672"/>
    <w:rsid w:val="00EB79D9"/>
    <w:rsid w:val="00EB7CE9"/>
    <w:rsid w:val="00EB7EA3"/>
    <w:rsid w:val="00EC0832"/>
    <w:rsid w:val="00EC087A"/>
    <w:rsid w:val="00EC0E8D"/>
    <w:rsid w:val="00EC2C30"/>
    <w:rsid w:val="00EC2E3D"/>
    <w:rsid w:val="00EC37EE"/>
    <w:rsid w:val="00EC3A12"/>
    <w:rsid w:val="00EC4CAE"/>
    <w:rsid w:val="00EC66D2"/>
    <w:rsid w:val="00EC7136"/>
    <w:rsid w:val="00EC76ED"/>
    <w:rsid w:val="00EC7D1F"/>
    <w:rsid w:val="00EC7DC9"/>
    <w:rsid w:val="00ED072D"/>
    <w:rsid w:val="00ED17E4"/>
    <w:rsid w:val="00ED1C51"/>
    <w:rsid w:val="00ED2111"/>
    <w:rsid w:val="00ED250D"/>
    <w:rsid w:val="00ED3AD1"/>
    <w:rsid w:val="00ED43BD"/>
    <w:rsid w:val="00ED44AC"/>
    <w:rsid w:val="00ED499C"/>
    <w:rsid w:val="00ED7293"/>
    <w:rsid w:val="00ED7326"/>
    <w:rsid w:val="00EE0F1B"/>
    <w:rsid w:val="00EE1ED0"/>
    <w:rsid w:val="00EE2458"/>
    <w:rsid w:val="00EE25D8"/>
    <w:rsid w:val="00EE3182"/>
    <w:rsid w:val="00EE35AA"/>
    <w:rsid w:val="00EE4135"/>
    <w:rsid w:val="00EE5559"/>
    <w:rsid w:val="00EE641E"/>
    <w:rsid w:val="00EE6640"/>
    <w:rsid w:val="00EE7DCC"/>
    <w:rsid w:val="00EF1D0C"/>
    <w:rsid w:val="00EF1D45"/>
    <w:rsid w:val="00EF2B1B"/>
    <w:rsid w:val="00EF3154"/>
    <w:rsid w:val="00EF3392"/>
    <w:rsid w:val="00EF339E"/>
    <w:rsid w:val="00EF3E2A"/>
    <w:rsid w:val="00EF491D"/>
    <w:rsid w:val="00EF4C7D"/>
    <w:rsid w:val="00EF6F01"/>
    <w:rsid w:val="00EF76E0"/>
    <w:rsid w:val="00EF776C"/>
    <w:rsid w:val="00F012FF"/>
    <w:rsid w:val="00F0170F"/>
    <w:rsid w:val="00F02485"/>
    <w:rsid w:val="00F029FE"/>
    <w:rsid w:val="00F02D0B"/>
    <w:rsid w:val="00F02F21"/>
    <w:rsid w:val="00F03351"/>
    <w:rsid w:val="00F0412C"/>
    <w:rsid w:val="00F04133"/>
    <w:rsid w:val="00F04796"/>
    <w:rsid w:val="00F06143"/>
    <w:rsid w:val="00F11D30"/>
    <w:rsid w:val="00F122F9"/>
    <w:rsid w:val="00F13A4C"/>
    <w:rsid w:val="00F13A74"/>
    <w:rsid w:val="00F140F5"/>
    <w:rsid w:val="00F142FA"/>
    <w:rsid w:val="00F1453C"/>
    <w:rsid w:val="00F15ABC"/>
    <w:rsid w:val="00F16400"/>
    <w:rsid w:val="00F16B3F"/>
    <w:rsid w:val="00F16F44"/>
    <w:rsid w:val="00F17743"/>
    <w:rsid w:val="00F201D3"/>
    <w:rsid w:val="00F221F4"/>
    <w:rsid w:val="00F222FC"/>
    <w:rsid w:val="00F22A25"/>
    <w:rsid w:val="00F23903"/>
    <w:rsid w:val="00F24484"/>
    <w:rsid w:val="00F24779"/>
    <w:rsid w:val="00F25DE9"/>
    <w:rsid w:val="00F25F9F"/>
    <w:rsid w:val="00F2618D"/>
    <w:rsid w:val="00F263F4"/>
    <w:rsid w:val="00F26B11"/>
    <w:rsid w:val="00F26C8F"/>
    <w:rsid w:val="00F27340"/>
    <w:rsid w:val="00F305EE"/>
    <w:rsid w:val="00F30747"/>
    <w:rsid w:val="00F335FE"/>
    <w:rsid w:val="00F33DF8"/>
    <w:rsid w:val="00F34BD7"/>
    <w:rsid w:val="00F355BE"/>
    <w:rsid w:val="00F35EE8"/>
    <w:rsid w:val="00F360F5"/>
    <w:rsid w:val="00F36485"/>
    <w:rsid w:val="00F36958"/>
    <w:rsid w:val="00F373D8"/>
    <w:rsid w:val="00F37917"/>
    <w:rsid w:val="00F37FE8"/>
    <w:rsid w:val="00F41F59"/>
    <w:rsid w:val="00F4212C"/>
    <w:rsid w:val="00F4278E"/>
    <w:rsid w:val="00F42C55"/>
    <w:rsid w:val="00F43493"/>
    <w:rsid w:val="00F443C6"/>
    <w:rsid w:val="00F448AF"/>
    <w:rsid w:val="00F45450"/>
    <w:rsid w:val="00F456A7"/>
    <w:rsid w:val="00F45D75"/>
    <w:rsid w:val="00F45F04"/>
    <w:rsid w:val="00F46149"/>
    <w:rsid w:val="00F46BF1"/>
    <w:rsid w:val="00F473D4"/>
    <w:rsid w:val="00F47628"/>
    <w:rsid w:val="00F510AB"/>
    <w:rsid w:val="00F51596"/>
    <w:rsid w:val="00F518A7"/>
    <w:rsid w:val="00F51B70"/>
    <w:rsid w:val="00F51F2E"/>
    <w:rsid w:val="00F525C1"/>
    <w:rsid w:val="00F52C7C"/>
    <w:rsid w:val="00F53ED6"/>
    <w:rsid w:val="00F54422"/>
    <w:rsid w:val="00F54437"/>
    <w:rsid w:val="00F544C5"/>
    <w:rsid w:val="00F558D0"/>
    <w:rsid w:val="00F55F1D"/>
    <w:rsid w:val="00F5602B"/>
    <w:rsid w:val="00F561E9"/>
    <w:rsid w:val="00F57373"/>
    <w:rsid w:val="00F60528"/>
    <w:rsid w:val="00F60B23"/>
    <w:rsid w:val="00F61C83"/>
    <w:rsid w:val="00F6289D"/>
    <w:rsid w:val="00F62E42"/>
    <w:rsid w:val="00F63E73"/>
    <w:rsid w:val="00F63FBE"/>
    <w:rsid w:val="00F64D88"/>
    <w:rsid w:val="00F6591D"/>
    <w:rsid w:val="00F662CA"/>
    <w:rsid w:val="00F67C62"/>
    <w:rsid w:val="00F7124C"/>
    <w:rsid w:val="00F744EA"/>
    <w:rsid w:val="00F74943"/>
    <w:rsid w:val="00F7517C"/>
    <w:rsid w:val="00F753D5"/>
    <w:rsid w:val="00F759B9"/>
    <w:rsid w:val="00F75A1D"/>
    <w:rsid w:val="00F75EB3"/>
    <w:rsid w:val="00F76E63"/>
    <w:rsid w:val="00F77B94"/>
    <w:rsid w:val="00F80858"/>
    <w:rsid w:val="00F80CB5"/>
    <w:rsid w:val="00F80D0F"/>
    <w:rsid w:val="00F81363"/>
    <w:rsid w:val="00F81866"/>
    <w:rsid w:val="00F81FAD"/>
    <w:rsid w:val="00F83AAD"/>
    <w:rsid w:val="00F83AD1"/>
    <w:rsid w:val="00F83CE7"/>
    <w:rsid w:val="00F85880"/>
    <w:rsid w:val="00F85AFB"/>
    <w:rsid w:val="00F85D99"/>
    <w:rsid w:val="00F86F14"/>
    <w:rsid w:val="00F87A7E"/>
    <w:rsid w:val="00F87D79"/>
    <w:rsid w:val="00F912FD"/>
    <w:rsid w:val="00F91BE1"/>
    <w:rsid w:val="00F9234B"/>
    <w:rsid w:val="00F93245"/>
    <w:rsid w:val="00F93A37"/>
    <w:rsid w:val="00F9478B"/>
    <w:rsid w:val="00F94A24"/>
    <w:rsid w:val="00F9540C"/>
    <w:rsid w:val="00F96261"/>
    <w:rsid w:val="00F97C19"/>
    <w:rsid w:val="00F97D7B"/>
    <w:rsid w:val="00FA224B"/>
    <w:rsid w:val="00FA46E3"/>
    <w:rsid w:val="00FA6012"/>
    <w:rsid w:val="00FA6C32"/>
    <w:rsid w:val="00FA77CD"/>
    <w:rsid w:val="00FA7D28"/>
    <w:rsid w:val="00FA7DB0"/>
    <w:rsid w:val="00FB01D2"/>
    <w:rsid w:val="00FB032C"/>
    <w:rsid w:val="00FB0612"/>
    <w:rsid w:val="00FB098E"/>
    <w:rsid w:val="00FB09F6"/>
    <w:rsid w:val="00FB0E04"/>
    <w:rsid w:val="00FB15A6"/>
    <w:rsid w:val="00FB33A9"/>
    <w:rsid w:val="00FB4691"/>
    <w:rsid w:val="00FB5F97"/>
    <w:rsid w:val="00FB6A3D"/>
    <w:rsid w:val="00FB7190"/>
    <w:rsid w:val="00FB79EA"/>
    <w:rsid w:val="00FB7C9B"/>
    <w:rsid w:val="00FC0394"/>
    <w:rsid w:val="00FC043B"/>
    <w:rsid w:val="00FC0AE8"/>
    <w:rsid w:val="00FC18AA"/>
    <w:rsid w:val="00FC26A0"/>
    <w:rsid w:val="00FC379B"/>
    <w:rsid w:val="00FC3D12"/>
    <w:rsid w:val="00FC48A3"/>
    <w:rsid w:val="00FC558B"/>
    <w:rsid w:val="00FC5C5B"/>
    <w:rsid w:val="00FC5E18"/>
    <w:rsid w:val="00FC600B"/>
    <w:rsid w:val="00FC614B"/>
    <w:rsid w:val="00FC72A3"/>
    <w:rsid w:val="00FD0E3B"/>
    <w:rsid w:val="00FD12D7"/>
    <w:rsid w:val="00FD28E9"/>
    <w:rsid w:val="00FD3105"/>
    <w:rsid w:val="00FD3423"/>
    <w:rsid w:val="00FD443A"/>
    <w:rsid w:val="00FD5223"/>
    <w:rsid w:val="00FD5261"/>
    <w:rsid w:val="00FD5AFE"/>
    <w:rsid w:val="00FD65D5"/>
    <w:rsid w:val="00FD6D1B"/>
    <w:rsid w:val="00FD7892"/>
    <w:rsid w:val="00FE187E"/>
    <w:rsid w:val="00FE257F"/>
    <w:rsid w:val="00FE318D"/>
    <w:rsid w:val="00FE418A"/>
    <w:rsid w:val="00FE51A6"/>
    <w:rsid w:val="00FE584E"/>
    <w:rsid w:val="00FE641C"/>
    <w:rsid w:val="00FE688C"/>
    <w:rsid w:val="00FE6944"/>
    <w:rsid w:val="00FE7566"/>
    <w:rsid w:val="00FE7D49"/>
    <w:rsid w:val="00FE7F85"/>
    <w:rsid w:val="00FF064A"/>
    <w:rsid w:val="00FF1704"/>
    <w:rsid w:val="00FF2503"/>
    <w:rsid w:val="00FF508A"/>
    <w:rsid w:val="00FF5176"/>
    <w:rsid w:val="00FF6909"/>
    <w:rsid w:val="00FF76E1"/>
    <w:rsid w:val="00FF79FE"/>
    <w:rsid w:val="0122453C"/>
    <w:rsid w:val="01412F15"/>
    <w:rsid w:val="0143D2A1"/>
    <w:rsid w:val="0150547D"/>
    <w:rsid w:val="018A0C8E"/>
    <w:rsid w:val="01CFCA42"/>
    <w:rsid w:val="01D14477"/>
    <w:rsid w:val="01E6015C"/>
    <w:rsid w:val="02361739"/>
    <w:rsid w:val="0236B96D"/>
    <w:rsid w:val="024BBFDF"/>
    <w:rsid w:val="027698DA"/>
    <w:rsid w:val="02B6E61D"/>
    <w:rsid w:val="02D9583B"/>
    <w:rsid w:val="03306F69"/>
    <w:rsid w:val="033F4624"/>
    <w:rsid w:val="035F456D"/>
    <w:rsid w:val="03B1A672"/>
    <w:rsid w:val="03BA0775"/>
    <w:rsid w:val="03C2CE3D"/>
    <w:rsid w:val="03F34730"/>
    <w:rsid w:val="040D59ED"/>
    <w:rsid w:val="041170B2"/>
    <w:rsid w:val="041CD8A9"/>
    <w:rsid w:val="04265FB8"/>
    <w:rsid w:val="0447B030"/>
    <w:rsid w:val="045442F0"/>
    <w:rsid w:val="045823E9"/>
    <w:rsid w:val="046CCF58"/>
    <w:rsid w:val="047719D2"/>
    <w:rsid w:val="049FAD31"/>
    <w:rsid w:val="04EF1E5D"/>
    <w:rsid w:val="050940B6"/>
    <w:rsid w:val="0565A584"/>
    <w:rsid w:val="058A4DB3"/>
    <w:rsid w:val="05E0CF16"/>
    <w:rsid w:val="05EE2E7B"/>
    <w:rsid w:val="06018A78"/>
    <w:rsid w:val="061F1D74"/>
    <w:rsid w:val="062D75B4"/>
    <w:rsid w:val="064DA1FA"/>
    <w:rsid w:val="0683AE4E"/>
    <w:rsid w:val="0688CBD6"/>
    <w:rsid w:val="0697F959"/>
    <w:rsid w:val="06A4786A"/>
    <w:rsid w:val="06A918CF"/>
    <w:rsid w:val="06B0A4BC"/>
    <w:rsid w:val="06DB65A9"/>
    <w:rsid w:val="0702EE5B"/>
    <w:rsid w:val="073BB9A1"/>
    <w:rsid w:val="074363C4"/>
    <w:rsid w:val="0746CE55"/>
    <w:rsid w:val="076CDA8B"/>
    <w:rsid w:val="0770D116"/>
    <w:rsid w:val="079D71B3"/>
    <w:rsid w:val="079F02F1"/>
    <w:rsid w:val="07A0FC2A"/>
    <w:rsid w:val="07AF46A2"/>
    <w:rsid w:val="07B793D6"/>
    <w:rsid w:val="07C08CE3"/>
    <w:rsid w:val="07C1DBCE"/>
    <w:rsid w:val="07C43F2F"/>
    <w:rsid w:val="07CCDA94"/>
    <w:rsid w:val="07DF4E83"/>
    <w:rsid w:val="0808502F"/>
    <w:rsid w:val="080A5CAF"/>
    <w:rsid w:val="08450EE1"/>
    <w:rsid w:val="0882626B"/>
    <w:rsid w:val="08913594"/>
    <w:rsid w:val="08A163B8"/>
    <w:rsid w:val="08AA8C80"/>
    <w:rsid w:val="08F59EE2"/>
    <w:rsid w:val="091150F5"/>
    <w:rsid w:val="093B9794"/>
    <w:rsid w:val="09A2E146"/>
    <w:rsid w:val="09A714E2"/>
    <w:rsid w:val="09DA0069"/>
    <w:rsid w:val="09EFB74F"/>
    <w:rsid w:val="0A409B65"/>
    <w:rsid w:val="0A6760D8"/>
    <w:rsid w:val="0A88AEA3"/>
    <w:rsid w:val="0A99B3EA"/>
    <w:rsid w:val="0AC44353"/>
    <w:rsid w:val="0AD7B894"/>
    <w:rsid w:val="0AE569CF"/>
    <w:rsid w:val="0B17715A"/>
    <w:rsid w:val="0B39E8D3"/>
    <w:rsid w:val="0B4501C7"/>
    <w:rsid w:val="0B46D846"/>
    <w:rsid w:val="0B5BF7A1"/>
    <w:rsid w:val="0B699FEE"/>
    <w:rsid w:val="0B7ABF3B"/>
    <w:rsid w:val="0B7FFCCA"/>
    <w:rsid w:val="0BD5D75F"/>
    <w:rsid w:val="0BDE3420"/>
    <w:rsid w:val="0C0A1DEE"/>
    <w:rsid w:val="0C1966B7"/>
    <w:rsid w:val="0C29A49C"/>
    <w:rsid w:val="0C3FB516"/>
    <w:rsid w:val="0C7F19B9"/>
    <w:rsid w:val="0C8E9DAB"/>
    <w:rsid w:val="0CE572CC"/>
    <w:rsid w:val="0CF1B517"/>
    <w:rsid w:val="0CFE8FBD"/>
    <w:rsid w:val="0D329BF2"/>
    <w:rsid w:val="0D4209E7"/>
    <w:rsid w:val="0D436C49"/>
    <w:rsid w:val="0D521BF7"/>
    <w:rsid w:val="0D78888E"/>
    <w:rsid w:val="0D8DD7B4"/>
    <w:rsid w:val="0D8FEAC3"/>
    <w:rsid w:val="0DB43C33"/>
    <w:rsid w:val="0DC2172F"/>
    <w:rsid w:val="0DD499CB"/>
    <w:rsid w:val="0DE6DE83"/>
    <w:rsid w:val="0E0CC0E6"/>
    <w:rsid w:val="0E16A60A"/>
    <w:rsid w:val="0E1FE4EE"/>
    <w:rsid w:val="0E217CBE"/>
    <w:rsid w:val="0E24B7BE"/>
    <w:rsid w:val="0E27AB99"/>
    <w:rsid w:val="0E67B864"/>
    <w:rsid w:val="0E7EB920"/>
    <w:rsid w:val="0EE80B25"/>
    <w:rsid w:val="0F36E7DA"/>
    <w:rsid w:val="0F572A00"/>
    <w:rsid w:val="0F5B7B57"/>
    <w:rsid w:val="0F5EC4F3"/>
    <w:rsid w:val="0F605088"/>
    <w:rsid w:val="0FB2766B"/>
    <w:rsid w:val="0FBE80A9"/>
    <w:rsid w:val="0FC03ABD"/>
    <w:rsid w:val="0FC115A9"/>
    <w:rsid w:val="0FDBDCB6"/>
    <w:rsid w:val="100082EA"/>
    <w:rsid w:val="100388C5"/>
    <w:rsid w:val="1009588A"/>
    <w:rsid w:val="1012CC99"/>
    <w:rsid w:val="10192FE5"/>
    <w:rsid w:val="1032D477"/>
    <w:rsid w:val="1038E3D7"/>
    <w:rsid w:val="10604FAC"/>
    <w:rsid w:val="10647149"/>
    <w:rsid w:val="1078131F"/>
    <w:rsid w:val="107FDDCC"/>
    <w:rsid w:val="10921D39"/>
    <w:rsid w:val="10AB22B3"/>
    <w:rsid w:val="10C5EB2F"/>
    <w:rsid w:val="10DE235B"/>
    <w:rsid w:val="10EBDCF5"/>
    <w:rsid w:val="1103CB8D"/>
    <w:rsid w:val="110A297A"/>
    <w:rsid w:val="11102EDC"/>
    <w:rsid w:val="1134DCE9"/>
    <w:rsid w:val="11373A16"/>
    <w:rsid w:val="114CC4AC"/>
    <w:rsid w:val="11528ADC"/>
    <w:rsid w:val="1167C721"/>
    <w:rsid w:val="1168CD04"/>
    <w:rsid w:val="117DBEAF"/>
    <w:rsid w:val="118F998F"/>
    <w:rsid w:val="11D51885"/>
    <w:rsid w:val="11EE9139"/>
    <w:rsid w:val="124DB62E"/>
    <w:rsid w:val="125FE1B5"/>
    <w:rsid w:val="12757DC1"/>
    <w:rsid w:val="12889A87"/>
    <w:rsid w:val="12C3FAAF"/>
    <w:rsid w:val="12C70FEA"/>
    <w:rsid w:val="12D8906F"/>
    <w:rsid w:val="1305144A"/>
    <w:rsid w:val="1306E460"/>
    <w:rsid w:val="1312D0B2"/>
    <w:rsid w:val="133047BD"/>
    <w:rsid w:val="134A6BC5"/>
    <w:rsid w:val="13564127"/>
    <w:rsid w:val="1386AA57"/>
    <w:rsid w:val="1389F818"/>
    <w:rsid w:val="1399FE7B"/>
    <w:rsid w:val="139A16C1"/>
    <w:rsid w:val="13B13C5E"/>
    <w:rsid w:val="13B8BECE"/>
    <w:rsid w:val="13E5B743"/>
    <w:rsid w:val="13EE0E55"/>
    <w:rsid w:val="1435AEF1"/>
    <w:rsid w:val="143AB0F2"/>
    <w:rsid w:val="143CCD5D"/>
    <w:rsid w:val="14472AEF"/>
    <w:rsid w:val="1448AEBD"/>
    <w:rsid w:val="1457AC67"/>
    <w:rsid w:val="14612CD1"/>
    <w:rsid w:val="14625E7E"/>
    <w:rsid w:val="149B0356"/>
    <w:rsid w:val="14AEE472"/>
    <w:rsid w:val="14C15B36"/>
    <w:rsid w:val="14C21841"/>
    <w:rsid w:val="14E1B1B1"/>
    <w:rsid w:val="14F27C4F"/>
    <w:rsid w:val="14F783DF"/>
    <w:rsid w:val="14FDB66D"/>
    <w:rsid w:val="14FDC29E"/>
    <w:rsid w:val="1527AAA0"/>
    <w:rsid w:val="1528368D"/>
    <w:rsid w:val="1537767D"/>
    <w:rsid w:val="153AA4EF"/>
    <w:rsid w:val="153D5AFE"/>
    <w:rsid w:val="153DE6A5"/>
    <w:rsid w:val="155ADA5D"/>
    <w:rsid w:val="157B959B"/>
    <w:rsid w:val="158D2A63"/>
    <w:rsid w:val="15BF4E18"/>
    <w:rsid w:val="15C4B82B"/>
    <w:rsid w:val="162A5F5B"/>
    <w:rsid w:val="16319451"/>
    <w:rsid w:val="16618F72"/>
    <w:rsid w:val="16CD7B9A"/>
    <w:rsid w:val="16E33AC2"/>
    <w:rsid w:val="16F166F8"/>
    <w:rsid w:val="16F297AF"/>
    <w:rsid w:val="170F9EBD"/>
    <w:rsid w:val="17151605"/>
    <w:rsid w:val="171F60A6"/>
    <w:rsid w:val="17446D86"/>
    <w:rsid w:val="175B1E79"/>
    <w:rsid w:val="17668D3C"/>
    <w:rsid w:val="176A218C"/>
    <w:rsid w:val="17A4273C"/>
    <w:rsid w:val="17B1B31C"/>
    <w:rsid w:val="17B7114A"/>
    <w:rsid w:val="17E94672"/>
    <w:rsid w:val="17FC554D"/>
    <w:rsid w:val="1863F2BF"/>
    <w:rsid w:val="187D2CC9"/>
    <w:rsid w:val="1889AA96"/>
    <w:rsid w:val="18B326DB"/>
    <w:rsid w:val="18B9ACC4"/>
    <w:rsid w:val="18BABBFD"/>
    <w:rsid w:val="18DA4A56"/>
    <w:rsid w:val="18E7788C"/>
    <w:rsid w:val="19197D11"/>
    <w:rsid w:val="192821FC"/>
    <w:rsid w:val="195EEB59"/>
    <w:rsid w:val="1972D64D"/>
    <w:rsid w:val="197E7F04"/>
    <w:rsid w:val="199AA6B2"/>
    <w:rsid w:val="19AD0226"/>
    <w:rsid w:val="19DCC1EE"/>
    <w:rsid w:val="19EFE9C2"/>
    <w:rsid w:val="1A0DA4AB"/>
    <w:rsid w:val="1A1873FE"/>
    <w:rsid w:val="1A9AACC1"/>
    <w:rsid w:val="1A9AE1E4"/>
    <w:rsid w:val="1AB442E0"/>
    <w:rsid w:val="1ABAA812"/>
    <w:rsid w:val="1AC88E3C"/>
    <w:rsid w:val="1ACBCC08"/>
    <w:rsid w:val="1AE22285"/>
    <w:rsid w:val="1AE2653C"/>
    <w:rsid w:val="1B015AA8"/>
    <w:rsid w:val="1B2BCA1F"/>
    <w:rsid w:val="1BA3FE29"/>
    <w:rsid w:val="1BBA2E23"/>
    <w:rsid w:val="1C71464C"/>
    <w:rsid w:val="1C72A44A"/>
    <w:rsid w:val="1C7E359D"/>
    <w:rsid w:val="1C8A6A08"/>
    <w:rsid w:val="1C9D2B09"/>
    <w:rsid w:val="1CB1DDD1"/>
    <w:rsid w:val="1CB8409A"/>
    <w:rsid w:val="1CB92667"/>
    <w:rsid w:val="1CC74E3A"/>
    <w:rsid w:val="1CD613CB"/>
    <w:rsid w:val="1CF062EE"/>
    <w:rsid w:val="1CF7B2ED"/>
    <w:rsid w:val="1CFDAE69"/>
    <w:rsid w:val="1D3411FE"/>
    <w:rsid w:val="1D78AE65"/>
    <w:rsid w:val="1D85DA18"/>
    <w:rsid w:val="1DA7DD92"/>
    <w:rsid w:val="1DB5747A"/>
    <w:rsid w:val="1DBCA663"/>
    <w:rsid w:val="1DDCC3D3"/>
    <w:rsid w:val="1DEB0E90"/>
    <w:rsid w:val="1E1A05FE"/>
    <w:rsid w:val="1E218E58"/>
    <w:rsid w:val="1E3A5C30"/>
    <w:rsid w:val="1E46AA6C"/>
    <w:rsid w:val="1E62E16C"/>
    <w:rsid w:val="1E9CE730"/>
    <w:rsid w:val="1EA2DC94"/>
    <w:rsid w:val="1EBBD24E"/>
    <w:rsid w:val="1EC35B2D"/>
    <w:rsid w:val="1EDB3323"/>
    <w:rsid w:val="1F1DFC20"/>
    <w:rsid w:val="1F492C5F"/>
    <w:rsid w:val="1F59ABF5"/>
    <w:rsid w:val="1F699152"/>
    <w:rsid w:val="1F7B9441"/>
    <w:rsid w:val="1F8ED706"/>
    <w:rsid w:val="1FA0F73F"/>
    <w:rsid w:val="1FBAB672"/>
    <w:rsid w:val="1FCA3783"/>
    <w:rsid w:val="1FDD9EEB"/>
    <w:rsid w:val="1FDF324D"/>
    <w:rsid w:val="20065E7F"/>
    <w:rsid w:val="201AFF18"/>
    <w:rsid w:val="201DD42A"/>
    <w:rsid w:val="20228684"/>
    <w:rsid w:val="20312E2E"/>
    <w:rsid w:val="20590FDE"/>
    <w:rsid w:val="208598B4"/>
    <w:rsid w:val="20C84B29"/>
    <w:rsid w:val="20CC02B3"/>
    <w:rsid w:val="20D79272"/>
    <w:rsid w:val="20E108CA"/>
    <w:rsid w:val="20EAE958"/>
    <w:rsid w:val="210DC94E"/>
    <w:rsid w:val="21230DAD"/>
    <w:rsid w:val="2144B76F"/>
    <w:rsid w:val="2175A09D"/>
    <w:rsid w:val="21C4AFD9"/>
    <w:rsid w:val="21C9A706"/>
    <w:rsid w:val="21CB6974"/>
    <w:rsid w:val="21FD2DC9"/>
    <w:rsid w:val="22304469"/>
    <w:rsid w:val="227DA431"/>
    <w:rsid w:val="229FBCCC"/>
    <w:rsid w:val="22A66A66"/>
    <w:rsid w:val="22A9DECE"/>
    <w:rsid w:val="22ABAC78"/>
    <w:rsid w:val="22CF344A"/>
    <w:rsid w:val="22DC5E3B"/>
    <w:rsid w:val="22EBC464"/>
    <w:rsid w:val="23442F1F"/>
    <w:rsid w:val="235DE912"/>
    <w:rsid w:val="238688D2"/>
    <w:rsid w:val="23A115C0"/>
    <w:rsid w:val="23A4996F"/>
    <w:rsid w:val="23C656A5"/>
    <w:rsid w:val="23C77A92"/>
    <w:rsid w:val="23DC0EB0"/>
    <w:rsid w:val="2424CD7E"/>
    <w:rsid w:val="242BE58B"/>
    <w:rsid w:val="2439A181"/>
    <w:rsid w:val="2460EA61"/>
    <w:rsid w:val="24B3BE78"/>
    <w:rsid w:val="252A1437"/>
    <w:rsid w:val="253520C6"/>
    <w:rsid w:val="254B0FCA"/>
    <w:rsid w:val="257649F5"/>
    <w:rsid w:val="25C7B848"/>
    <w:rsid w:val="25FAC2E8"/>
    <w:rsid w:val="26073F8E"/>
    <w:rsid w:val="260B39BA"/>
    <w:rsid w:val="2647D79D"/>
    <w:rsid w:val="26A4882A"/>
    <w:rsid w:val="26BB4F80"/>
    <w:rsid w:val="26C3E53E"/>
    <w:rsid w:val="2718841A"/>
    <w:rsid w:val="271E77BA"/>
    <w:rsid w:val="274746E2"/>
    <w:rsid w:val="274EC3FB"/>
    <w:rsid w:val="27740129"/>
    <w:rsid w:val="278CB34D"/>
    <w:rsid w:val="27AA77D6"/>
    <w:rsid w:val="27B4C78F"/>
    <w:rsid w:val="27FA96B1"/>
    <w:rsid w:val="27FF069D"/>
    <w:rsid w:val="2831F10A"/>
    <w:rsid w:val="28327191"/>
    <w:rsid w:val="28613620"/>
    <w:rsid w:val="2886D87A"/>
    <w:rsid w:val="289A4596"/>
    <w:rsid w:val="28CD21D4"/>
    <w:rsid w:val="28DC63BA"/>
    <w:rsid w:val="28E48316"/>
    <w:rsid w:val="28E6326F"/>
    <w:rsid w:val="28EB38AE"/>
    <w:rsid w:val="290572D6"/>
    <w:rsid w:val="29074690"/>
    <w:rsid w:val="292B763A"/>
    <w:rsid w:val="2935170C"/>
    <w:rsid w:val="293CFFAD"/>
    <w:rsid w:val="295285B3"/>
    <w:rsid w:val="2978F219"/>
    <w:rsid w:val="299AA111"/>
    <w:rsid w:val="29CAFBAE"/>
    <w:rsid w:val="29CEACFB"/>
    <w:rsid w:val="2A069B08"/>
    <w:rsid w:val="2A0731C0"/>
    <w:rsid w:val="2A4A1711"/>
    <w:rsid w:val="2A4D740E"/>
    <w:rsid w:val="2A5D778A"/>
    <w:rsid w:val="2A6FBD9F"/>
    <w:rsid w:val="2A97A82E"/>
    <w:rsid w:val="2AA19B30"/>
    <w:rsid w:val="2ABD881C"/>
    <w:rsid w:val="2ABE8645"/>
    <w:rsid w:val="2ADD0E7E"/>
    <w:rsid w:val="2AF3F07D"/>
    <w:rsid w:val="2AF82C16"/>
    <w:rsid w:val="2AFA1205"/>
    <w:rsid w:val="2B177E72"/>
    <w:rsid w:val="2B45E9F8"/>
    <w:rsid w:val="2B51F825"/>
    <w:rsid w:val="2B529CDE"/>
    <w:rsid w:val="2B736FF5"/>
    <w:rsid w:val="2B8FCE7D"/>
    <w:rsid w:val="2BB1EA1C"/>
    <w:rsid w:val="2BB9798A"/>
    <w:rsid w:val="2C1888DC"/>
    <w:rsid w:val="2C1890B4"/>
    <w:rsid w:val="2C36F9CC"/>
    <w:rsid w:val="2C46CAE9"/>
    <w:rsid w:val="2C4F06F0"/>
    <w:rsid w:val="2C72EABA"/>
    <w:rsid w:val="2C78AA2D"/>
    <w:rsid w:val="2C82D2DB"/>
    <w:rsid w:val="2CDAF306"/>
    <w:rsid w:val="2CDEA281"/>
    <w:rsid w:val="2CEA9205"/>
    <w:rsid w:val="2CF50746"/>
    <w:rsid w:val="2D03B4F3"/>
    <w:rsid w:val="2D721D50"/>
    <w:rsid w:val="2D81B7D3"/>
    <w:rsid w:val="2DBCF1F4"/>
    <w:rsid w:val="2DD3470F"/>
    <w:rsid w:val="2E157937"/>
    <w:rsid w:val="2E183101"/>
    <w:rsid w:val="2E60FEC1"/>
    <w:rsid w:val="2E62574D"/>
    <w:rsid w:val="2ED48A99"/>
    <w:rsid w:val="2EDC4789"/>
    <w:rsid w:val="2F3A99C9"/>
    <w:rsid w:val="2F49001D"/>
    <w:rsid w:val="2F8441AE"/>
    <w:rsid w:val="2FD2C2B0"/>
    <w:rsid w:val="2FED0E1D"/>
    <w:rsid w:val="30450B6B"/>
    <w:rsid w:val="3079B160"/>
    <w:rsid w:val="3083D6F7"/>
    <w:rsid w:val="308759F3"/>
    <w:rsid w:val="30882782"/>
    <w:rsid w:val="3099A56E"/>
    <w:rsid w:val="30A3ADA0"/>
    <w:rsid w:val="30A97914"/>
    <w:rsid w:val="30B1B579"/>
    <w:rsid w:val="30CA522E"/>
    <w:rsid w:val="30D30902"/>
    <w:rsid w:val="30E8D760"/>
    <w:rsid w:val="31080919"/>
    <w:rsid w:val="312B3D49"/>
    <w:rsid w:val="315D7123"/>
    <w:rsid w:val="317E0221"/>
    <w:rsid w:val="318163B3"/>
    <w:rsid w:val="31B53F13"/>
    <w:rsid w:val="31DB0CE3"/>
    <w:rsid w:val="31DCC76D"/>
    <w:rsid w:val="3247354E"/>
    <w:rsid w:val="324846EC"/>
    <w:rsid w:val="3295F754"/>
    <w:rsid w:val="32BD4AF3"/>
    <w:rsid w:val="32E4C6EB"/>
    <w:rsid w:val="32E822E7"/>
    <w:rsid w:val="32EAEC2A"/>
    <w:rsid w:val="32FDAAB8"/>
    <w:rsid w:val="33181AF4"/>
    <w:rsid w:val="339A08C5"/>
    <w:rsid w:val="339F9979"/>
    <w:rsid w:val="33B8B66E"/>
    <w:rsid w:val="33BE3EB6"/>
    <w:rsid w:val="33D11090"/>
    <w:rsid w:val="33DF9A0D"/>
    <w:rsid w:val="33FDC31D"/>
    <w:rsid w:val="3407B930"/>
    <w:rsid w:val="3429ADD5"/>
    <w:rsid w:val="344677FA"/>
    <w:rsid w:val="344D1917"/>
    <w:rsid w:val="34739720"/>
    <w:rsid w:val="34AF9004"/>
    <w:rsid w:val="34F4B856"/>
    <w:rsid w:val="35365584"/>
    <w:rsid w:val="3537D692"/>
    <w:rsid w:val="35490586"/>
    <w:rsid w:val="3555334F"/>
    <w:rsid w:val="356F3238"/>
    <w:rsid w:val="356F35B2"/>
    <w:rsid w:val="35736675"/>
    <w:rsid w:val="3578EA78"/>
    <w:rsid w:val="357E13D9"/>
    <w:rsid w:val="359A5C14"/>
    <w:rsid w:val="359F57EA"/>
    <w:rsid w:val="35D7AED4"/>
    <w:rsid w:val="3625D6AC"/>
    <w:rsid w:val="363CC4AC"/>
    <w:rsid w:val="368CE797"/>
    <w:rsid w:val="36A7D064"/>
    <w:rsid w:val="36CE1DC8"/>
    <w:rsid w:val="36CE980A"/>
    <w:rsid w:val="3716D56C"/>
    <w:rsid w:val="3739F2F4"/>
    <w:rsid w:val="3755BB04"/>
    <w:rsid w:val="3762A0C5"/>
    <w:rsid w:val="37681EFD"/>
    <w:rsid w:val="3772AC57"/>
    <w:rsid w:val="377E18BC"/>
    <w:rsid w:val="379721ED"/>
    <w:rsid w:val="37974E81"/>
    <w:rsid w:val="379DCDD8"/>
    <w:rsid w:val="37B0B884"/>
    <w:rsid w:val="37B45745"/>
    <w:rsid w:val="37DA38A1"/>
    <w:rsid w:val="37F5A9C9"/>
    <w:rsid w:val="37F623C2"/>
    <w:rsid w:val="3802B543"/>
    <w:rsid w:val="383057B5"/>
    <w:rsid w:val="383E82FF"/>
    <w:rsid w:val="38703C40"/>
    <w:rsid w:val="3879DCEE"/>
    <w:rsid w:val="388C9AC5"/>
    <w:rsid w:val="38A76661"/>
    <w:rsid w:val="38ABBD54"/>
    <w:rsid w:val="38D3665A"/>
    <w:rsid w:val="38DFE449"/>
    <w:rsid w:val="38E13328"/>
    <w:rsid w:val="391D6A5A"/>
    <w:rsid w:val="392696C6"/>
    <w:rsid w:val="39391B87"/>
    <w:rsid w:val="393F0657"/>
    <w:rsid w:val="3944AEC6"/>
    <w:rsid w:val="397C3297"/>
    <w:rsid w:val="39D2EFF6"/>
    <w:rsid w:val="39E4D073"/>
    <w:rsid w:val="3A731E4D"/>
    <w:rsid w:val="3A786B58"/>
    <w:rsid w:val="3AC6F455"/>
    <w:rsid w:val="3B1A40B9"/>
    <w:rsid w:val="3B5E4059"/>
    <w:rsid w:val="3B90C5F9"/>
    <w:rsid w:val="3BBA1334"/>
    <w:rsid w:val="3BD167D3"/>
    <w:rsid w:val="3C2D1D9E"/>
    <w:rsid w:val="3C591F01"/>
    <w:rsid w:val="3C630873"/>
    <w:rsid w:val="3CAB2975"/>
    <w:rsid w:val="3CDCFE1C"/>
    <w:rsid w:val="3CE42C71"/>
    <w:rsid w:val="3CE6D61D"/>
    <w:rsid w:val="3D2F6C66"/>
    <w:rsid w:val="3D32BD78"/>
    <w:rsid w:val="3D72B16F"/>
    <w:rsid w:val="3DA827E7"/>
    <w:rsid w:val="3DBC8B7A"/>
    <w:rsid w:val="3E312F7D"/>
    <w:rsid w:val="3E642996"/>
    <w:rsid w:val="3E66D67F"/>
    <w:rsid w:val="3E683943"/>
    <w:rsid w:val="3E6BC481"/>
    <w:rsid w:val="3E9C00B1"/>
    <w:rsid w:val="3EB752A1"/>
    <w:rsid w:val="3F065D83"/>
    <w:rsid w:val="3F183DB0"/>
    <w:rsid w:val="3F1E33DA"/>
    <w:rsid w:val="3F2F9DDC"/>
    <w:rsid w:val="3F46373F"/>
    <w:rsid w:val="3F6CF867"/>
    <w:rsid w:val="3F717665"/>
    <w:rsid w:val="3FFF8CBE"/>
    <w:rsid w:val="3FFFD715"/>
    <w:rsid w:val="4088B1D1"/>
    <w:rsid w:val="4140E6B2"/>
    <w:rsid w:val="41520AA5"/>
    <w:rsid w:val="415B836D"/>
    <w:rsid w:val="41AF581F"/>
    <w:rsid w:val="41BA4F8E"/>
    <w:rsid w:val="42027AD4"/>
    <w:rsid w:val="4225E1C2"/>
    <w:rsid w:val="4230EDE8"/>
    <w:rsid w:val="4241867F"/>
    <w:rsid w:val="42681A82"/>
    <w:rsid w:val="42799ECD"/>
    <w:rsid w:val="42977C4C"/>
    <w:rsid w:val="42A3CE12"/>
    <w:rsid w:val="42AE5AC5"/>
    <w:rsid w:val="42B7BCF7"/>
    <w:rsid w:val="42D54031"/>
    <w:rsid w:val="42DB9EE5"/>
    <w:rsid w:val="42E36892"/>
    <w:rsid w:val="42E74A5E"/>
    <w:rsid w:val="42EDBA5F"/>
    <w:rsid w:val="4303AAB1"/>
    <w:rsid w:val="435D8AB0"/>
    <w:rsid w:val="435EBCF2"/>
    <w:rsid w:val="4370A8F2"/>
    <w:rsid w:val="43771CD0"/>
    <w:rsid w:val="438AD650"/>
    <w:rsid w:val="438EA180"/>
    <w:rsid w:val="439E53C8"/>
    <w:rsid w:val="43A4EE90"/>
    <w:rsid w:val="43AA82FF"/>
    <w:rsid w:val="43F4D280"/>
    <w:rsid w:val="440F0872"/>
    <w:rsid w:val="44161E7C"/>
    <w:rsid w:val="441741B4"/>
    <w:rsid w:val="44457A6F"/>
    <w:rsid w:val="44474B37"/>
    <w:rsid w:val="44601D01"/>
    <w:rsid w:val="44652B43"/>
    <w:rsid w:val="44AE41D0"/>
    <w:rsid w:val="44AF9BA3"/>
    <w:rsid w:val="44B07CE8"/>
    <w:rsid w:val="44C9E357"/>
    <w:rsid w:val="44D2C398"/>
    <w:rsid w:val="44D77DEF"/>
    <w:rsid w:val="4523F5CB"/>
    <w:rsid w:val="452D46AF"/>
    <w:rsid w:val="4540CBCA"/>
    <w:rsid w:val="454B930F"/>
    <w:rsid w:val="45AAF4D7"/>
    <w:rsid w:val="45DA375B"/>
    <w:rsid w:val="45E5A9FA"/>
    <w:rsid w:val="45EF8CD3"/>
    <w:rsid w:val="4601B362"/>
    <w:rsid w:val="4603C2DD"/>
    <w:rsid w:val="4603FCC4"/>
    <w:rsid w:val="46177851"/>
    <w:rsid w:val="462638D2"/>
    <w:rsid w:val="465DAEC4"/>
    <w:rsid w:val="46CB05BC"/>
    <w:rsid w:val="46D687F8"/>
    <w:rsid w:val="46E44192"/>
    <w:rsid w:val="46E563DC"/>
    <w:rsid w:val="472CFDFD"/>
    <w:rsid w:val="47305BD0"/>
    <w:rsid w:val="47385935"/>
    <w:rsid w:val="47543DC5"/>
    <w:rsid w:val="478A553D"/>
    <w:rsid w:val="47A28F43"/>
    <w:rsid w:val="480705CE"/>
    <w:rsid w:val="4814B493"/>
    <w:rsid w:val="481FBD00"/>
    <w:rsid w:val="483B00D4"/>
    <w:rsid w:val="487E8B9A"/>
    <w:rsid w:val="4885244A"/>
    <w:rsid w:val="488B827E"/>
    <w:rsid w:val="48B018AB"/>
    <w:rsid w:val="48F00E26"/>
    <w:rsid w:val="4904B15A"/>
    <w:rsid w:val="495E835F"/>
    <w:rsid w:val="497D9271"/>
    <w:rsid w:val="497F714E"/>
    <w:rsid w:val="497FB2E8"/>
    <w:rsid w:val="49871FD1"/>
    <w:rsid w:val="4988A1C8"/>
    <w:rsid w:val="49AD1870"/>
    <w:rsid w:val="49D9A637"/>
    <w:rsid w:val="4A1BE254"/>
    <w:rsid w:val="4A2B22A2"/>
    <w:rsid w:val="4A2B4E7B"/>
    <w:rsid w:val="4A7759A5"/>
    <w:rsid w:val="4AA09313"/>
    <w:rsid w:val="4AAE2CF7"/>
    <w:rsid w:val="4B24E278"/>
    <w:rsid w:val="4B3FECE6"/>
    <w:rsid w:val="4B427236"/>
    <w:rsid w:val="4B60BA84"/>
    <w:rsid w:val="4B85D44C"/>
    <w:rsid w:val="4B9507E8"/>
    <w:rsid w:val="4BB7B2B5"/>
    <w:rsid w:val="4BCB1707"/>
    <w:rsid w:val="4BDF5CB6"/>
    <w:rsid w:val="4C0E868B"/>
    <w:rsid w:val="4C23F73C"/>
    <w:rsid w:val="4C49FD58"/>
    <w:rsid w:val="4C71028B"/>
    <w:rsid w:val="4C951D10"/>
    <w:rsid w:val="4CB32272"/>
    <w:rsid w:val="4CB963BE"/>
    <w:rsid w:val="4CC8A657"/>
    <w:rsid w:val="4CEF48F5"/>
    <w:rsid w:val="4D027B80"/>
    <w:rsid w:val="4D2F8E12"/>
    <w:rsid w:val="4D45C97C"/>
    <w:rsid w:val="4D516654"/>
    <w:rsid w:val="4D744AE5"/>
    <w:rsid w:val="4DDBEA9B"/>
    <w:rsid w:val="4E3BD5DD"/>
    <w:rsid w:val="4E7283CF"/>
    <w:rsid w:val="4E7E5BFD"/>
    <w:rsid w:val="4EB8C0B1"/>
    <w:rsid w:val="4ED3A115"/>
    <w:rsid w:val="4EDD9A42"/>
    <w:rsid w:val="4F15C3F1"/>
    <w:rsid w:val="4F3603C1"/>
    <w:rsid w:val="4FD45A56"/>
    <w:rsid w:val="4FDDE22C"/>
    <w:rsid w:val="4FE02E50"/>
    <w:rsid w:val="4FE1E937"/>
    <w:rsid w:val="50212A61"/>
    <w:rsid w:val="5041578C"/>
    <w:rsid w:val="50573FFC"/>
    <w:rsid w:val="505F6CD4"/>
    <w:rsid w:val="5082D684"/>
    <w:rsid w:val="50D73194"/>
    <w:rsid w:val="50E1F7AE"/>
    <w:rsid w:val="513AE20B"/>
    <w:rsid w:val="513C3279"/>
    <w:rsid w:val="5147DDF2"/>
    <w:rsid w:val="5148D64B"/>
    <w:rsid w:val="51750E45"/>
    <w:rsid w:val="5183E5DF"/>
    <w:rsid w:val="51EE5CDA"/>
    <w:rsid w:val="51F0D6A4"/>
    <w:rsid w:val="5224D668"/>
    <w:rsid w:val="522B8F88"/>
    <w:rsid w:val="52643963"/>
    <w:rsid w:val="52AC1D15"/>
    <w:rsid w:val="52AE0C8D"/>
    <w:rsid w:val="52C0F75A"/>
    <w:rsid w:val="53303353"/>
    <w:rsid w:val="5358640E"/>
    <w:rsid w:val="5363F8A6"/>
    <w:rsid w:val="5366CEED"/>
    <w:rsid w:val="536BAE93"/>
    <w:rsid w:val="5374FC09"/>
    <w:rsid w:val="53B8978D"/>
    <w:rsid w:val="53BBE912"/>
    <w:rsid w:val="53E00866"/>
    <w:rsid w:val="53E799FB"/>
    <w:rsid w:val="547F65FF"/>
    <w:rsid w:val="5491F344"/>
    <w:rsid w:val="54B9F75E"/>
    <w:rsid w:val="54CB0168"/>
    <w:rsid w:val="552D2998"/>
    <w:rsid w:val="55655A84"/>
    <w:rsid w:val="5573DB47"/>
    <w:rsid w:val="55820BE0"/>
    <w:rsid w:val="55B59645"/>
    <w:rsid w:val="55BE1CA3"/>
    <w:rsid w:val="55D42740"/>
    <w:rsid w:val="55DBF04F"/>
    <w:rsid w:val="55DCF383"/>
    <w:rsid w:val="55EA9FC6"/>
    <w:rsid w:val="55F692ED"/>
    <w:rsid w:val="5648B94D"/>
    <w:rsid w:val="56761462"/>
    <w:rsid w:val="56771C50"/>
    <w:rsid w:val="567DF23A"/>
    <w:rsid w:val="56A92BC4"/>
    <w:rsid w:val="56ABA5D2"/>
    <w:rsid w:val="56C99993"/>
    <w:rsid w:val="56DA9AA5"/>
    <w:rsid w:val="56F04ACB"/>
    <w:rsid w:val="56F513F9"/>
    <w:rsid w:val="5724F11F"/>
    <w:rsid w:val="5790F206"/>
    <w:rsid w:val="57A37A7C"/>
    <w:rsid w:val="57D8812F"/>
    <w:rsid w:val="57EF191D"/>
    <w:rsid w:val="58373289"/>
    <w:rsid w:val="5846C5D4"/>
    <w:rsid w:val="5887E9E4"/>
    <w:rsid w:val="588E2303"/>
    <w:rsid w:val="58A72B3D"/>
    <w:rsid w:val="58BE0BFC"/>
    <w:rsid w:val="58E3AA4C"/>
    <w:rsid w:val="5904DD6D"/>
    <w:rsid w:val="590F5803"/>
    <w:rsid w:val="59189B60"/>
    <w:rsid w:val="5957494E"/>
    <w:rsid w:val="5995223A"/>
    <w:rsid w:val="59B50201"/>
    <w:rsid w:val="5A042DE1"/>
    <w:rsid w:val="5A0B2427"/>
    <w:rsid w:val="5A0CAF44"/>
    <w:rsid w:val="5A1DE65D"/>
    <w:rsid w:val="5A27B9A6"/>
    <w:rsid w:val="5A4E305F"/>
    <w:rsid w:val="5A5065BD"/>
    <w:rsid w:val="5A6A6380"/>
    <w:rsid w:val="5A8EEAFB"/>
    <w:rsid w:val="5AEE5387"/>
    <w:rsid w:val="5AF4E1CD"/>
    <w:rsid w:val="5B485B89"/>
    <w:rsid w:val="5B4DB793"/>
    <w:rsid w:val="5B574810"/>
    <w:rsid w:val="5B829134"/>
    <w:rsid w:val="5B9C5D4C"/>
    <w:rsid w:val="5BA92092"/>
    <w:rsid w:val="5BAB6411"/>
    <w:rsid w:val="5BB5D3D4"/>
    <w:rsid w:val="5BBA4CF3"/>
    <w:rsid w:val="5BC01CE5"/>
    <w:rsid w:val="5C2A9827"/>
    <w:rsid w:val="5C3D2CB9"/>
    <w:rsid w:val="5C656413"/>
    <w:rsid w:val="5C704C16"/>
    <w:rsid w:val="5C89B187"/>
    <w:rsid w:val="5CBB7CEC"/>
    <w:rsid w:val="5CEBF97D"/>
    <w:rsid w:val="5CFD5D40"/>
    <w:rsid w:val="5D186D48"/>
    <w:rsid w:val="5D2DD518"/>
    <w:rsid w:val="5D369A16"/>
    <w:rsid w:val="5D3F50EA"/>
    <w:rsid w:val="5D5DE6FD"/>
    <w:rsid w:val="5D66F9A6"/>
    <w:rsid w:val="5DAAAC55"/>
    <w:rsid w:val="5DB38C5B"/>
    <w:rsid w:val="5DBFA2DA"/>
    <w:rsid w:val="5DD5C65B"/>
    <w:rsid w:val="5DFE9126"/>
    <w:rsid w:val="5E13E92F"/>
    <w:rsid w:val="5E184AA9"/>
    <w:rsid w:val="5E25C711"/>
    <w:rsid w:val="5E3E53B2"/>
    <w:rsid w:val="5E5ADA1D"/>
    <w:rsid w:val="5E5BC729"/>
    <w:rsid w:val="5E5F805B"/>
    <w:rsid w:val="5E93E777"/>
    <w:rsid w:val="5EB1ED07"/>
    <w:rsid w:val="5EC93E52"/>
    <w:rsid w:val="5EDDFC18"/>
    <w:rsid w:val="5F097836"/>
    <w:rsid w:val="5F15DD37"/>
    <w:rsid w:val="5F3D99D5"/>
    <w:rsid w:val="5F75F020"/>
    <w:rsid w:val="5F838434"/>
    <w:rsid w:val="602E6EEA"/>
    <w:rsid w:val="602FB7D8"/>
    <w:rsid w:val="60315718"/>
    <w:rsid w:val="6038EC24"/>
    <w:rsid w:val="60687562"/>
    <w:rsid w:val="6089E914"/>
    <w:rsid w:val="60A1A738"/>
    <w:rsid w:val="60E5356E"/>
    <w:rsid w:val="60F3F721"/>
    <w:rsid w:val="60F6BAB2"/>
    <w:rsid w:val="61475D7B"/>
    <w:rsid w:val="619393F8"/>
    <w:rsid w:val="61B14409"/>
    <w:rsid w:val="61B7BC41"/>
    <w:rsid w:val="61B82F91"/>
    <w:rsid w:val="61C7DFC9"/>
    <w:rsid w:val="620E2CDB"/>
    <w:rsid w:val="620E9428"/>
    <w:rsid w:val="62284A08"/>
    <w:rsid w:val="623D6AD8"/>
    <w:rsid w:val="624FFE47"/>
    <w:rsid w:val="625D2539"/>
    <w:rsid w:val="6292ECDF"/>
    <w:rsid w:val="62C16EAC"/>
    <w:rsid w:val="62C1C0E2"/>
    <w:rsid w:val="630804B6"/>
    <w:rsid w:val="6309F8FF"/>
    <w:rsid w:val="631D0EF3"/>
    <w:rsid w:val="631FA01F"/>
    <w:rsid w:val="63214706"/>
    <w:rsid w:val="634D23C8"/>
    <w:rsid w:val="636AFC60"/>
    <w:rsid w:val="636B94B8"/>
    <w:rsid w:val="63771D6F"/>
    <w:rsid w:val="637910E9"/>
    <w:rsid w:val="63B2066D"/>
    <w:rsid w:val="63C375C1"/>
    <w:rsid w:val="63CDC786"/>
    <w:rsid w:val="63EDD7C5"/>
    <w:rsid w:val="63F3A242"/>
    <w:rsid w:val="63F8144A"/>
    <w:rsid w:val="64153317"/>
    <w:rsid w:val="6424BA42"/>
    <w:rsid w:val="642D1659"/>
    <w:rsid w:val="6447C72A"/>
    <w:rsid w:val="645A5E55"/>
    <w:rsid w:val="648A4A92"/>
    <w:rsid w:val="649EE737"/>
    <w:rsid w:val="651CAED4"/>
    <w:rsid w:val="651FFE17"/>
    <w:rsid w:val="655538B4"/>
    <w:rsid w:val="65758C92"/>
    <w:rsid w:val="65CA2BD5"/>
    <w:rsid w:val="6605593B"/>
    <w:rsid w:val="660B6589"/>
    <w:rsid w:val="661AA862"/>
    <w:rsid w:val="662C0772"/>
    <w:rsid w:val="6634A90A"/>
    <w:rsid w:val="664FB10B"/>
    <w:rsid w:val="667DE715"/>
    <w:rsid w:val="66902249"/>
    <w:rsid w:val="66C13410"/>
    <w:rsid w:val="66CDB555"/>
    <w:rsid w:val="66E21E94"/>
    <w:rsid w:val="66EE3C1B"/>
    <w:rsid w:val="673990C7"/>
    <w:rsid w:val="67478C5E"/>
    <w:rsid w:val="6767DF13"/>
    <w:rsid w:val="678CAD07"/>
    <w:rsid w:val="67959442"/>
    <w:rsid w:val="679D067C"/>
    <w:rsid w:val="67A9D382"/>
    <w:rsid w:val="67AB3D2B"/>
    <w:rsid w:val="67F42EBB"/>
    <w:rsid w:val="67FD2731"/>
    <w:rsid w:val="683A0C7C"/>
    <w:rsid w:val="683E73DB"/>
    <w:rsid w:val="684752B5"/>
    <w:rsid w:val="685540FE"/>
    <w:rsid w:val="68E08ED9"/>
    <w:rsid w:val="68E2E4F6"/>
    <w:rsid w:val="6908A228"/>
    <w:rsid w:val="69169A96"/>
    <w:rsid w:val="691779AC"/>
    <w:rsid w:val="6923D0AA"/>
    <w:rsid w:val="6925BC5B"/>
    <w:rsid w:val="6958E8B9"/>
    <w:rsid w:val="69B4E553"/>
    <w:rsid w:val="69BB221A"/>
    <w:rsid w:val="69C9AACD"/>
    <w:rsid w:val="69DC7555"/>
    <w:rsid w:val="69EFDA51"/>
    <w:rsid w:val="6A21B2CD"/>
    <w:rsid w:val="6A3B8EDB"/>
    <w:rsid w:val="6A66B27E"/>
    <w:rsid w:val="6A76D02D"/>
    <w:rsid w:val="6ADB4423"/>
    <w:rsid w:val="6AECB28B"/>
    <w:rsid w:val="6AFB0C67"/>
    <w:rsid w:val="6B14F323"/>
    <w:rsid w:val="6B1DD5FB"/>
    <w:rsid w:val="6B253FBD"/>
    <w:rsid w:val="6B2AB204"/>
    <w:rsid w:val="6B341C85"/>
    <w:rsid w:val="6B57BA98"/>
    <w:rsid w:val="6B5B1D69"/>
    <w:rsid w:val="6B81D90E"/>
    <w:rsid w:val="6B988D96"/>
    <w:rsid w:val="6BBA435C"/>
    <w:rsid w:val="6C2443B1"/>
    <w:rsid w:val="6C445938"/>
    <w:rsid w:val="6C7C0AAA"/>
    <w:rsid w:val="6CBB4103"/>
    <w:rsid w:val="6CBCAD93"/>
    <w:rsid w:val="6CCD59F5"/>
    <w:rsid w:val="6CDDEFEF"/>
    <w:rsid w:val="6D053105"/>
    <w:rsid w:val="6D3BBB03"/>
    <w:rsid w:val="6D5508E8"/>
    <w:rsid w:val="6DB72A6D"/>
    <w:rsid w:val="6DF040DE"/>
    <w:rsid w:val="6E1685D1"/>
    <w:rsid w:val="6E3CF17C"/>
    <w:rsid w:val="6E44A275"/>
    <w:rsid w:val="6EA52AE9"/>
    <w:rsid w:val="6EB1F8C7"/>
    <w:rsid w:val="6EB480EC"/>
    <w:rsid w:val="6EB979EF"/>
    <w:rsid w:val="6EBC40CD"/>
    <w:rsid w:val="6EF36CBE"/>
    <w:rsid w:val="6F36F542"/>
    <w:rsid w:val="6F424CB5"/>
    <w:rsid w:val="6F7F7589"/>
    <w:rsid w:val="6F8102CF"/>
    <w:rsid w:val="6FB41EA8"/>
    <w:rsid w:val="6FC0EAFA"/>
    <w:rsid w:val="6FF2020E"/>
    <w:rsid w:val="6FF51910"/>
    <w:rsid w:val="701FC3F4"/>
    <w:rsid w:val="7055CCD3"/>
    <w:rsid w:val="7056FC79"/>
    <w:rsid w:val="705CE87A"/>
    <w:rsid w:val="70609C7C"/>
    <w:rsid w:val="70621378"/>
    <w:rsid w:val="70754EDA"/>
    <w:rsid w:val="70815E5D"/>
    <w:rsid w:val="7081C00C"/>
    <w:rsid w:val="70CEB7C8"/>
    <w:rsid w:val="70D0333F"/>
    <w:rsid w:val="70D836CC"/>
    <w:rsid w:val="70F50BB7"/>
    <w:rsid w:val="70FEFF3C"/>
    <w:rsid w:val="71418C30"/>
    <w:rsid w:val="7149C3DE"/>
    <w:rsid w:val="7150F8AA"/>
    <w:rsid w:val="71700239"/>
    <w:rsid w:val="71893E25"/>
    <w:rsid w:val="7199694E"/>
    <w:rsid w:val="7199E5EF"/>
    <w:rsid w:val="7200CEEC"/>
    <w:rsid w:val="72328CD3"/>
    <w:rsid w:val="727053A6"/>
    <w:rsid w:val="7279DB37"/>
    <w:rsid w:val="7282E0DB"/>
    <w:rsid w:val="728D3EDA"/>
    <w:rsid w:val="72B96966"/>
    <w:rsid w:val="730A69F1"/>
    <w:rsid w:val="731C9B8C"/>
    <w:rsid w:val="733EE691"/>
    <w:rsid w:val="733EF9EE"/>
    <w:rsid w:val="734B63DA"/>
    <w:rsid w:val="7357B2E6"/>
    <w:rsid w:val="7360BEF6"/>
    <w:rsid w:val="73A3A150"/>
    <w:rsid w:val="73B182DB"/>
    <w:rsid w:val="73B56B73"/>
    <w:rsid w:val="74003D54"/>
    <w:rsid w:val="74066061"/>
    <w:rsid w:val="74188B19"/>
    <w:rsid w:val="748CDED8"/>
    <w:rsid w:val="74A5C6C9"/>
    <w:rsid w:val="74A9C2F1"/>
    <w:rsid w:val="74B672EC"/>
    <w:rsid w:val="74D537F5"/>
    <w:rsid w:val="74DEDCA3"/>
    <w:rsid w:val="74E99C34"/>
    <w:rsid w:val="751B5DD4"/>
    <w:rsid w:val="75498081"/>
    <w:rsid w:val="7567452F"/>
    <w:rsid w:val="757205BB"/>
    <w:rsid w:val="758D3E91"/>
    <w:rsid w:val="75E6F80A"/>
    <w:rsid w:val="75EFA8AF"/>
    <w:rsid w:val="76023B13"/>
    <w:rsid w:val="7615F68C"/>
    <w:rsid w:val="76359284"/>
    <w:rsid w:val="7640D025"/>
    <w:rsid w:val="7696F617"/>
    <w:rsid w:val="76988DF3"/>
    <w:rsid w:val="769A09B3"/>
    <w:rsid w:val="76A09F3D"/>
    <w:rsid w:val="76A42054"/>
    <w:rsid w:val="76B19E8F"/>
    <w:rsid w:val="76DED4BF"/>
    <w:rsid w:val="76EFAC5D"/>
    <w:rsid w:val="77042883"/>
    <w:rsid w:val="774F5724"/>
    <w:rsid w:val="777FEBE4"/>
    <w:rsid w:val="77F2E45E"/>
    <w:rsid w:val="780BC4EA"/>
    <w:rsid w:val="7814609B"/>
    <w:rsid w:val="7856495D"/>
    <w:rsid w:val="787B8284"/>
    <w:rsid w:val="78A6A0A6"/>
    <w:rsid w:val="78B7DBF5"/>
    <w:rsid w:val="78CCF96A"/>
    <w:rsid w:val="78E3031F"/>
    <w:rsid w:val="78F04C6E"/>
    <w:rsid w:val="7909D090"/>
    <w:rsid w:val="79119262"/>
    <w:rsid w:val="793E6F5C"/>
    <w:rsid w:val="797C9A27"/>
    <w:rsid w:val="797E2376"/>
    <w:rsid w:val="797EAE6F"/>
    <w:rsid w:val="798BDD10"/>
    <w:rsid w:val="79960CAD"/>
    <w:rsid w:val="79A691F7"/>
    <w:rsid w:val="79B246D9"/>
    <w:rsid w:val="79B32654"/>
    <w:rsid w:val="79B38AFB"/>
    <w:rsid w:val="7A196CA0"/>
    <w:rsid w:val="7A2E089A"/>
    <w:rsid w:val="7A459B5A"/>
    <w:rsid w:val="7A601521"/>
    <w:rsid w:val="7A7580F1"/>
    <w:rsid w:val="7AC2137F"/>
    <w:rsid w:val="7ACC790A"/>
    <w:rsid w:val="7B294320"/>
    <w:rsid w:val="7B4E6787"/>
    <w:rsid w:val="7B659C76"/>
    <w:rsid w:val="7B77510E"/>
    <w:rsid w:val="7B88185A"/>
    <w:rsid w:val="7B893D97"/>
    <w:rsid w:val="7B917EE6"/>
    <w:rsid w:val="7B976ABC"/>
    <w:rsid w:val="7B9E7D68"/>
    <w:rsid w:val="7BA7A98D"/>
    <w:rsid w:val="7BB586F2"/>
    <w:rsid w:val="7BB689F3"/>
    <w:rsid w:val="7BCC0A74"/>
    <w:rsid w:val="7BD428D3"/>
    <w:rsid w:val="7BECC792"/>
    <w:rsid w:val="7BF1E1B7"/>
    <w:rsid w:val="7C2AFF45"/>
    <w:rsid w:val="7C48C838"/>
    <w:rsid w:val="7C501FC1"/>
    <w:rsid w:val="7C81C437"/>
    <w:rsid w:val="7C9EE55B"/>
    <w:rsid w:val="7C9EF340"/>
    <w:rsid w:val="7CB0ECFB"/>
    <w:rsid w:val="7CCB6B58"/>
    <w:rsid w:val="7CD65793"/>
    <w:rsid w:val="7CE550D4"/>
    <w:rsid w:val="7CE7BA27"/>
    <w:rsid w:val="7CF152DB"/>
    <w:rsid w:val="7CF47364"/>
    <w:rsid w:val="7D05B3EF"/>
    <w:rsid w:val="7D0A22B8"/>
    <w:rsid w:val="7D538509"/>
    <w:rsid w:val="7D61CA69"/>
    <w:rsid w:val="7D8F09AF"/>
    <w:rsid w:val="7DA14888"/>
    <w:rsid w:val="7DACCEC2"/>
    <w:rsid w:val="7DB4707E"/>
    <w:rsid w:val="7DBC6C65"/>
    <w:rsid w:val="7E2AC720"/>
    <w:rsid w:val="7E316A18"/>
    <w:rsid w:val="7E519499"/>
    <w:rsid w:val="7E55672F"/>
    <w:rsid w:val="7E787690"/>
    <w:rsid w:val="7E83F6E6"/>
    <w:rsid w:val="7EAE3E26"/>
    <w:rsid w:val="7EF479AC"/>
    <w:rsid w:val="7F021E37"/>
    <w:rsid w:val="7F14B19F"/>
    <w:rsid w:val="7FB35E8E"/>
    <w:rsid w:val="7FE9E1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361AF1"/>
  <w15:chartTrackingRefBased/>
  <w15:docId w15:val="{1EE8B55A-E4A9-44BF-BFB2-6985EEA31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A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3A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2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1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4556"/>
    <w:pPr>
      <w:ind w:left="720"/>
      <w:contextualSpacing/>
    </w:pPr>
  </w:style>
  <w:style w:type="character" w:customStyle="1" w:styleId="Heading2Char">
    <w:name w:val="Heading 2 Char"/>
    <w:basedOn w:val="DefaultParagraphFont"/>
    <w:link w:val="Heading2"/>
    <w:uiPriority w:val="9"/>
    <w:rsid w:val="006A3A5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3A5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97821"/>
    <w:rPr>
      <w:color w:val="0563C1" w:themeColor="hyperlink"/>
      <w:u w:val="single"/>
    </w:rPr>
  </w:style>
  <w:style w:type="character" w:styleId="UnresolvedMention">
    <w:name w:val="Unresolved Mention"/>
    <w:basedOn w:val="DefaultParagraphFont"/>
    <w:uiPriority w:val="99"/>
    <w:semiHidden/>
    <w:unhideWhenUsed/>
    <w:rsid w:val="00997821"/>
    <w:rPr>
      <w:color w:val="605E5C"/>
      <w:shd w:val="clear" w:color="auto" w:fill="E1DFDD"/>
    </w:rPr>
  </w:style>
  <w:style w:type="character" w:customStyle="1" w:styleId="Heading3Char">
    <w:name w:val="Heading 3 Char"/>
    <w:basedOn w:val="DefaultParagraphFont"/>
    <w:link w:val="Heading3"/>
    <w:uiPriority w:val="9"/>
    <w:rsid w:val="000C2A52"/>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BC304D"/>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character" w:customStyle="1" w:styleId="normaltextrun">
    <w:name w:val="normaltextrun"/>
    <w:basedOn w:val="DefaultParagraphFont"/>
    <w:rsid w:val="00BC304D"/>
  </w:style>
  <w:style w:type="character" w:customStyle="1" w:styleId="eop">
    <w:name w:val="eop"/>
    <w:basedOn w:val="DefaultParagraphFont"/>
    <w:rsid w:val="00BC304D"/>
  </w:style>
  <w:style w:type="paragraph" w:styleId="NoSpacing">
    <w:name w:val="No Spacing"/>
    <w:uiPriority w:val="1"/>
    <w:qFormat/>
    <w:rsid w:val="003D6E49"/>
    <w:pPr>
      <w:spacing w:after="0" w:line="240" w:lineRule="auto"/>
    </w:pPr>
  </w:style>
  <w:style w:type="character" w:styleId="FollowedHyperlink">
    <w:name w:val="FollowedHyperlink"/>
    <w:basedOn w:val="DefaultParagraphFont"/>
    <w:uiPriority w:val="99"/>
    <w:semiHidden/>
    <w:unhideWhenUsed/>
    <w:rsid w:val="00DB1041"/>
    <w:rPr>
      <w:color w:val="954F72" w:themeColor="followedHyperlink"/>
      <w:u w:val="single"/>
    </w:rPr>
  </w:style>
  <w:style w:type="paragraph" w:styleId="Header">
    <w:name w:val="header"/>
    <w:basedOn w:val="Normal"/>
    <w:link w:val="HeaderChar"/>
    <w:uiPriority w:val="99"/>
    <w:unhideWhenUsed/>
    <w:rsid w:val="00C165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544"/>
  </w:style>
  <w:style w:type="paragraph" w:styleId="Footer">
    <w:name w:val="footer"/>
    <w:basedOn w:val="Normal"/>
    <w:link w:val="FooterChar"/>
    <w:uiPriority w:val="99"/>
    <w:unhideWhenUsed/>
    <w:rsid w:val="00C165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544"/>
  </w:style>
  <w:style w:type="character" w:styleId="Emphasis">
    <w:name w:val="Emphasis"/>
    <w:basedOn w:val="DefaultParagraphFont"/>
    <w:uiPriority w:val="20"/>
    <w:qFormat/>
    <w:rsid w:val="00C16544"/>
    <w:rPr>
      <w:i/>
      <w:iCs/>
    </w:rPr>
  </w:style>
  <w:style w:type="character" w:styleId="Strong">
    <w:name w:val="Strong"/>
    <w:basedOn w:val="DefaultParagraphFont"/>
    <w:uiPriority w:val="22"/>
    <w:qFormat/>
    <w:rsid w:val="00C16544"/>
    <w:rPr>
      <w:b/>
      <w:bCs/>
    </w:rPr>
  </w:style>
  <w:style w:type="paragraph" w:styleId="TOCHeading">
    <w:name w:val="TOC Heading"/>
    <w:basedOn w:val="Heading1"/>
    <w:next w:val="Normal"/>
    <w:uiPriority w:val="39"/>
    <w:unhideWhenUsed/>
    <w:qFormat/>
    <w:rsid w:val="00C16544"/>
    <w:pPr>
      <w:outlineLvl w:val="9"/>
    </w:pPr>
  </w:style>
  <w:style w:type="paragraph" w:styleId="TOC1">
    <w:name w:val="toc 1"/>
    <w:basedOn w:val="Normal"/>
    <w:next w:val="Normal"/>
    <w:autoRedefine/>
    <w:uiPriority w:val="39"/>
    <w:unhideWhenUsed/>
    <w:rsid w:val="00C16544"/>
    <w:pPr>
      <w:spacing w:after="100"/>
    </w:pPr>
  </w:style>
  <w:style w:type="paragraph" w:styleId="TOC2">
    <w:name w:val="toc 2"/>
    <w:basedOn w:val="Normal"/>
    <w:next w:val="Normal"/>
    <w:autoRedefine/>
    <w:uiPriority w:val="39"/>
    <w:unhideWhenUsed/>
    <w:rsid w:val="00C16544"/>
    <w:pPr>
      <w:spacing w:after="100"/>
      <w:ind w:left="220"/>
    </w:pPr>
  </w:style>
  <w:style w:type="paragraph" w:styleId="TOC3">
    <w:name w:val="toc 3"/>
    <w:basedOn w:val="Normal"/>
    <w:next w:val="Normal"/>
    <w:autoRedefine/>
    <w:uiPriority w:val="39"/>
    <w:unhideWhenUsed/>
    <w:rsid w:val="00C16544"/>
    <w:pPr>
      <w:spacing w:after="100"/>
      <w:ind w:left="440"/>
    </w:pPr>
  </w:style>
  <w:style w:type="paragraph" w:styleId="NormalWeb">
    <w:name w:val="Normal (Web)"/>
    <w:basedOn w:val="Normal"/>
    <w:uiPriority w:val="99"/>
    <w:semiHidden/>
    <w:unhideWhenUsed/>
    <w:rsid w:val="00C16544"/>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paragraph" w:styleId="Caption">
    <w:name w:val="caption"/>
    <w:basedOn w:val="Normal"/>
    <w:next w:val="Normal"/>
    <w:uiPriority w:val="35"/>
    <w:unhideWhenUsed/>
    <w:qFormat/>
    <w:rsid w:val="00DF59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2930">
      <w:bodyDiv w:val="1"/>
      <w:marLeft w:val="0"/>
      <w:marRight w:val="0"/>
      <w:marTop w:val="0"/>
      <w:marBottom w:val="0"/>
      <w:divBdr>
        <w:top w:val="none" w:sz="0" w:space="0" w:color="auto"/>
        <w:left w:val="none" w:sz="0" w:space="0" w:color="auto"/>
        <w:bottom w:val="none" w:sz="0" w:space="0" w:color="auto"/>
        <w:right w:val="none" w:sz="0" w:space="0" w:color="auto"/>
      </w:divBdr>
    </w:div>
    <w:div w:id="22632984">
      <w:bodyDiv w:val="1"/>
      <w:marLeft w:val="0"/>
      <w:marRight w:val="0"/>
      <w:marTop w:val="0"/>
      <w:marBottom w:val="0"/>
      <w:divBdr>
        <w:top w:val="none" w:sz="0" w:space="0" w:color="auto"/>
        <w:left w:val="none" w:sz="0" w:space="0" w:color="auto"/>
        <w:bottom w:val="none" w:sz="0" w:space="0" w:color="auto"/>
        <w:right w:val="none" w:sz="0" w:space="0" w:color="auto"/>
      </w:divBdr>
    </w:div>
    <w:div w:id="35543084">
      <w:bodyDiv w:val="1"/>
      <w:marLeft w:val="0"/>
      <w:marRight w:val="0"/>
      <w:marTop w:val="0"/>
      <w:marBottom w:val="0"/>
      <w:divBdr>
        <w:top w:val="none" w:sz="0" w:space="0" w:color="auto"/>
        <w:left w:val="none" w:sz="0" w:space="0" w:color="auto"/>
        <w:bottom w:val="none" w:sz="0" w:space="0" w:color="auto"/>
        <w:right w:val="none" w:sz="0" w:space="0" w:color="auto"/>
      </w:divBdr>
    </w:div>
    <w:div w:id="65543215">
      <w:bodyDiv w:val="1"/>
      <w:marLeft w:val="0"/>
      <w:marRight w:val="0"/>
      <w:marTop w:val="0"/>
      <w:marBottom w:val="0"/>
      <w:divBdr>
        <w:top w:val="none" w:sz="0" w:space="0" w:color="auto"/>
        <w:left w:val="none" w:sz="0" w:space="0" w:color="auto"/>
        <w:bottom w:val="none" w:sz="0" w:space="0" w:color="auto"/>
        <w:right w:val="none" w:sz="0" w:space="0" w:color="auto"/>
      </w:divBdr>
    </w:div>
    <w:div w:id="69618742">
      <w:bodyDiv w:val="1"/>
      <w:marLeft w:val="0"/>
      <w:marRight w:val="0"/>
      <w:marTop w:val="0"/>
      <w:marBottom w:val="0"/>
      <w:divBdr>
        <w:top w:val="none" w:sz="0" w:space="0" w:color="auto"/>
        <w:left w:val="none" w:sz="0" w:space="0" w:color="auto"/>
        <w:bottom w:val="none" w:sz="0" w:space="0" w:color="auto"/>
        <w:right w:val="none" w:sz="0" w:space="0" w:color="auto"/>
      </w:divBdr>
    </w:div>
    <w:div w:id="92214943">
      <w:bodyDiv w:val="1"/>
      <w:marLeft w:val="0"/>
      <w:marRight w:val="0"/>
      <w:marTop w:val="0"/>
      <w:marBottom w:val="0"/>
      <w:divBdr>
        <w:top w:val="none" w:sz="0" w:space="0" w:color="auto"/>
        <w:left w:val="none" w:sz="0" w:space="0" w:color="auto"/>
        <w:bottom w:val="none" w:sz="0" w:space="0" w:color="auto"/>
        <w:right w:val="none" w:sz="0" w:space="0" w:color="auto"/>
      </w:divBdr>
      <w:divsChild>
        <w:div w:id="1544098370">
          <w:marLeft w:val="-720"/>
          <w:marRight w:val="0"/>
          <w:marTop w:val="0"/>
          <w:marBottom w:val="0"/>
          <w:divBdr>
            <w:top w:val="none" w:sz="0" w:space="0" w:color="auto"/>
            <w:left w:val="none" w:sz="0" w:space="0" w:color="auto"/>
            <w:bottom w:val="none" w:sz="0" w:space="0" w:color="auto"/>
            <w:right w:val="none" w:sz="0" w:space="0" w:color="auto"/>
          </w:divBdr>
        </w:div>
      </w:divsChild>
    </w:div>
    <w:div w:id="107160634">
      <w:bodyDiv w:val="1"/>
      <w:marLeft w:val="0"/>
      <w:marRight w:val="0"/>
      <w:marTop w:val="0"/>
      <w:marBottom w:val="0"/>
      <w:divBdr>
        <w:top w:val="none" w:sz="0" w:space="0" w:color="auto"/>
        <w:left w:val="none" w:sz="0" w:space="0" w:color="auto"/>
        <w:bottom w:val="none" w:sz="0" w:space="0" w:color="auto"/>
        <w:right w:val="none" w:sz="0" w:space="0" w:color="auto"/>
      </w:divBdr>
    </w:div>
    <w:div w:id="108404403">
      <w:bodyDiv w:val="1"/>
      <w:marLeft w:val="0"/>
      <w:marRight w:val="0"/>
      <w:marTop w:val="0"/>
      <w:marBottom w:val="0"/>
      <w:divBdr>
        <w:top w:val="none" w:sz="0" w:space="0" w:color="auto"/>
        <w:left w:val="none" w:sz="0" w:space="0" w:color="auto"/>
        <w:bottom w:val="none" w:sz="0" w:space="0" w:color="auto"/>
        <w:right w:val="none" w:sz="0" w:space="0" w:color="auto"/>
      </w:divBdr>
    </w:div>
    <w:div w:id="126944943">
      <w:bodyDiv w:val="1"/>
      <w:marLeft w:val="0"/>
      <w:marRight w:val="0"/>
      <w:marTop w:val="0"/>
      <w:marBottom w:val="0"/>
      <w:divBdr>
        <w:top w:val="none" w:sz="0" w:space="0" w:color="auto"/>
        <w:left w:val="none" w:sz="0" w:space="0" w:color="auto"/>
        <w:bottom w:val="none" w:sz="0" w:space="0" w:color="auto"/>
        <w:right w:val="none" w:sz="0" w:space="0" w:color="auto"/>
      </w:divBdr>
    </w:div>
    <w:div w:id="128328440">
      <w:bodyDiv w:val="1"/>
      <w:marLeft w:val="0"/>
      <w:marRight w:val="0"/>
      <w:marTop w:val="0"/>
      <w:marBottom w:val="0"/>
      <w:divBdr>
        <w:top w:val="none" w:sz="0" w:space="0" w:color="auto"/>
        <w:left w:val="none" w:sz="0" w:space="0" w:color="auto"/>
        <w:bottom w:val="none" w:sz="0" w:space="0" w:color="auto"/>
        <w:right w:val="none" w:sz="0" w:space="0" w:color="auto"/>
      </w:divBdr>
      <w:divsChild>
        <w:div w:id="1758945382">
          <w:marLeft w:val="0"/>
          <w:marRight w:val="0"/>
          <w:marTop w:val="0"/>
          <w:marBottom w:val="0"/>
          <w:divBdr>
            <w:top w:val="single" w:sz="2" w:space="0" w:color="D9D9E3"/>
            <w:left w:val="single" w:sz="2" w:space="0" w:color="D9D9E3"/>
            <w:bottom w:val="single" w:sz="2" w:space="0" w:color="D9D9E3"/>
            <w:right w:val="single" w:sz="2" w:space="0" w:color="D9D9E3"/>
          </w:divBdr>
          <w:divsChild>
            <w:div w:id="985861030">
              <w:marLeft w:val="0"/>
              <w:marRight w:val="0"/>
              <w:marTop w:val="0"/>
              <w:marBottom w:val="0"/>
              <w:divBdr>
                <w:top w:val="single" w:sz="2" w:space="0" w:color="D9D9E3"/>
                <w:left w:val="single" w:sz="2" w:space="0" w:color="D9D9E3"/>
                <w:bottom w:val="single" w:sz="2" w:space="0" w:color="D9D9E3"/>
                <w:right w:val="single" w:sz="2" w:space="0" w:color="D9D9E3"/>
              </w:divBdr>
              <w:divsChild>
                <w:div w:id="1436094917">
                  <w:marLeft w:val="0"/>
                  <w:marRight w:val="0"/>
                  <w:marTop w:val="0"/>
                  <w:marBottom w:val="0"/>
                  <w:divBdr>
                    <w:top w:val="single" w:sz="2" w:space="0" w:color="D9D9E3"/>
                    <w:left w:val="single" w:sz="2" w:space="0" w:color="D9D9E3"/>
                    <w:bottom w:val="single" w:sz="2" w:space="0" w:color="D9D9E3"/>
                    <w:right w:val="single" w:sz="2" w:space="0" w:color="D9D9E3"/>
                  </w:divBdr>
                  <w:divsChild>
                    <w:div w:id="586231053">
                      <w:marLeft w:val="0"/>
                      <w:marRight w:val="0"/>
                      <w:marTop w:val="0"/>
                      <w:marBottom w:val="0"/>
                      <w:divBdr>
                        <w:top w:val="single" w:sz="2" w:space="0" w:color="D9D9E3"/>
                        <w:left w:val="single" w:sz="2" w:space="0" w:color="D9D9E3"/>
                        <w:bottom w:val="single" w:sz="2" w:space="0" w:color="D9D9E3"/>
                        <w:right w:val="single" w:sz="2" w:space="0" w:color="D9D9E3"/>
                      </w:divBdr>
                      <w:divsChild>
                        <w:div w:id="2081097452">
                          <w:marLeft w:val="0"/>
                          <w:marRight w:val="0"/>
                          <w:marTop w:val="0"/>
                          <w:marBottom w:val="0"/>
                          <w:divBdr>
                            <w:top w:val="single" w:sz="2" w:space="0" w:color="D9D9E3"/>
                            <w:left w:val="single" w:sz="2" w:space="0" w:color="D9D9E3"/>
                            <w:bottom w:val="single" w:sz="2" w:space="0" w:color="D9D9E3"/>
                            <w:right w:val="single" w:sz="2" w:space="0" w:color="D9D9E3"/>
                          </w:divBdr>
                          <w:divsChild>
                            <w:div w:id="1494492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424800">
                                  <w:marLeft w:val="0"/>
                                  <w:marRight w:val="0"/>
                                  <w:marTop w:val="0"/>
                                  <w:marBottom w:val="0"/>
                                  <w:divBdr>
                                    <w:top w:val="single" w:sz="2" w:space="0" w:color="D9D9E3"/>
                                    <w:left w:val="single" w:sz="2" w:space="0" w:color="D9D9E3"/>
                                    <w:bottom w:val="single" w:sz="2" w:space="0" w:color="D9D9E3"/>
                                    <w:right w:val="single" w:sz="2" w:space="0" w:color="D9D9E3"/>
                                  </w:divBdr>
                                  <w:divsChild>
                                    <w:div w:id="479468115">
                                      <w:marLeft w:val="0"/>
                                      <w:marRight w:val="0"/>
                                      <w:marTop w:val="0"/>
                                      <w:marBottom w:val="0"/>
                                      <w:divBdr>
                                        <w:top w:val="single" w:sz="2" w:space="0" w:color="D9D9E3"/>
                                        <w:left w:val="single" w:sz="2" w:space="0" w:color="D9D9E3"/>
                                        <w:bottom w:val="single" w:sz="2" w:space="0" w:color="D9D9E3"/>
                                        <w:right w:val="single" w:sz="2" w:space="0" w:color="D9D9E3"/>
                                      </w:divBdr>
                                      <w:divsChild>
                                        <w:div w:id="821845570">
                                          <w:marLeft w:val="0"/>
                                          <w:marRight w:val="0"/>
                                          <w:marTop w:val="0"/>
                                          <w:marBottom w:val="0"/>
                                          <w:divBdr>
                                            <w:top w:val="single" w:sz="2" w:space="0" w:color="D9D9E3"/>
                                            <w:left w:val="single" w:sz="2" w:space="0" w:color="D9D9E3"/>
                                            <w:bottom w:val="single" w:sz="2" w:space="0" w:color="D9D9E3"/>
                                            <w:right w:val="single" w:sz="2" w:space="0" w:color="D9D9E3"/>
                                          </w:divBdr>
                                          <w:divsChild>
                                            <w:div w:id="968360911">
                                              <w:marLeft w:val="0"/>
                                              <w:marRight w:val="0"/>
                                              <w:marTop w:val="0"/>
                                              <w:marBottom w:val="0"/>
                                              <w:divBdr>
                                                <w:top w:val="single" w:sz="2" w:space="0" w:color="D9D9E3"/>
                                                <w:left w:val="single" w:sz="2" w:space="0" w:color="D9D9E3"/>
                                                <w:bottom w:val="single" w:sz="2" w:space="0" w:color="D9D9E3"/>
                                                <w:right w:val="single" w:sz="2" w:space="0" w:color="D9D9E3"/>
                                              </w:divBdr>
                                              <w:divsChild>
                                                <w:div w:id="962613158">
                                                  <w:marLeft w:val="0"/>
                                                  <w:marRight w:val="0"/>
                                                  <w:marTop w:val="0"/>
                                                  <w:marBottom w:val="0"/>
                                                  <w:divBdr>
                                                    <w:top w:val="single" w:sz="2" w:space="0" w:color="D9D9E3"/>
                                                    <w:left w:val="single" w:sz="2" w:space="0" w:color="D9D9E3"/>
                                                    <w:bottom w:val="single" w:sz="2" w:space="0" w:color="D9D9E3"/>
                                                    <w:right w:val="single" w:sz="2" w:space="0" w:color="D9D9E3"/>
                                                  </w:divBdr>
                                                  <w:divsChild>
                                                    <w:div w:id="92631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7932964">
          <w:marLeft w:val="0"/>
          <w:marRight w:val="0"/>
          <w:marTop w:val="0"/>
          <w:marBottom w:val="0"/>
          <w:divBdr>
            <w:top w:val="none" w:sz="0" w:space="0" w:color="auto"/>
            <w:left w:val="none" w:sz="0" w:space="0" w:color="auto"/>
            <w:bottom w:val="none" w:sz="0" w:space="0" w:color="auto"/>
            <w:right w:val="none" w:sz="0" w:space="0" w:color="auto"/>
          </w:divBdr>
        </w:div>
      </w:divsChild>
    </w:div>
    <w:div w:id="179397003">
      <w:bodyDiv w:val="1"/>
      <w:marLeft w:val="0"/>
      <w:marRight w:val="0"/>
      <w:marTop w:val="0"/>
      <w:marBottom w:val="0"/>
      <w:divBdr>
        <w:top w:val="none" w:sz="0" w:space="0" w:color="auto"/>
        <w:left w:val="none" w:sz="0" w:space="0" w:color="auto"/>
        <w:bottom w:val="none" w:sz="0" w:space="0" w:color="auto"/>
        <w:right w:val="none" w:sz="0" w:space="0" w:color="auto"/>
      </w:divBdr>
    </w:div>
    <w:div w:id="191461045">
      <w:bodyDiv w:val="1"/>
      <w:marLeft w:val="0"/>
      <w:marRight w:val="0"/>
      <w:marTop w:val="0"/>
      <w:marBottom w:val="0"/>
      <w:divBdr>
        <w:top w:val="none" w:sz="0" w:space="0" w:color="auto"/>
        <w:left w:val="none" w:sz="0" w:space="0" w:color="auto"/>
        <w:bottom w:val="none" w:sz="0" w:space="0" w:color="auto"/>
        <w:right w:val="none" w:sz="0" w:space="0" w:color="auto"/>
      </w:divBdr>
    </w:div>
    <w:div w:id="223764606">
      <w:bodyDiv w:val="1"/>
      <w:marLeft w:val="0"/>
      <w:marRight w:val="0"/>
      <w:marTop w:val="0"/>
      <w:marBottom w:val="0"/>
      <w:divBdr>
        <w:top w:val="none" w:sz="0" w:space="0" w:color="auto"/>
        <w:left w:val="none" w:sz="0" w:space="0" w:color="auto"/>
        <w:bottom w:val="none" w:sz="0" w:space="0" w:color="auto"/>
        <w:right w:val="none" w:sz="0" w:space="0" w:color="auto"/>
      </w:divBdr>
    </w:div>
    <w:div w:id="228271580">
      <w:bodyDiv w:val="1"/>
      <w:marLeft w:val="0"/>
      <w:marRight w:val="0"/>
      <w:marTop w:val="0"/>
      <w:marBottom w:val="0"/>
      <w:divBdr>
        <w:top w:val="none" w:sz="0" w:space="0" w:color="auto"/>
        <w:left w:val="none" w:sz="0" w:space="0" w:color="auto"/>
        <w:bottom w:val="none" w:sz="0" w:space="0" w:color="auto"/>
        <w:right w:val="none" w:sz="0" w:space="0" w:color="auto"/>
      </w:divBdr>
      <w:divsChild>
        <w:div w:id="1790975102">
          <w:marLeft w:val="0"/>
          <w:marRight w:val="0"/>
          <w:marTop w:val="0"/>
          <w:marBottom w:val="0"/>
          <w:divBdr>
            <w:top w:val="none" w:sz="0" w:space="0" w:color="auto"/>
            <w:left w:val="none" w:sz="0" w:space="0" w:color="auto"/>
            <w:bottom w:val="none" w:sz="0" w:space="0" w:color="auto"/>
            <w:right w:val="none" w:sz="0" w:space="0" w:color="auto"/>
          </w:divBdr>
        </w:div>
      </w:divsChild>
    </w:div>
    <w:div w:id="265575720">
      <w:bodyDiv w:val="1"/>
      <w:marLeft w:val="0"/>
      <w:marRight w:val="0"/>
      <w:marTop w:val="0"/>
      <w:marBottom w:val="0"/>
      <w:divBdr>
        <w:top w:val="none" w:sz="0" w:space="0" w:color="auto"/>
        <w:left w:val="none" w:sz="0" w:space="0" w:color="auto"/>
        <w:bottom w:val="none" w:sz="0" w:space="0" w:color="auto"/>
        <w:right w:val="none" w:sz="0" w:space="0" w:color="auto"/>
      </w:divBdr>
      <w:divsChild>
        <w:div w:id="603073435">
          <w:marLeft w:val="0"/>
          <w:marRight w:val="0"/>
          <w:marTop w:val="0"/>
          <w:marBottom w:val="0"/>
          <w:divBdr>
            <w:top w:val="single" w:sz="2" w:space="0" w:color="D9D9E3"/>
            <w:left w:val="single" w:sz="2" w:space="0" w:color="D9D9E3"/>
            <w:bottom w:val="single" w:sz="2" w:space="0" w:color="D9D9E3"/>
            <w:right w:val="single" w:sz="2" w:space="0" w:color="D9D9E3"/>
          </w:divBdr>
          <w:divsChild>
            <w:div w:id="507527841">
              <w:marLeft w:val="0"/>
              <w:marRight w:val="0"/>
              <w:marTop w:val="0"/>
              <w:marBottom w:val="0"/>
              <w:divBdr>
                <w:top w:val="single" w:sz="2" w:space="0" w:color="D9D9E3"/>
                <w:left w:val="single" w:sz="2" w:space="0" w:color="D9D9E3"/>
                <w:bottom w:val="single" w:sz="2" w:space="0" w:color="D9D9E3"/>
                <w:right w:val="single" w:sz="2" w:space="0" w:color="D9D9E3"/>
              </w:divBdr>
              <w:divsChild>
                <w:div w:id="127205710">
                  <w:marLeft w:val="0"/>
                  <w:marRight w:val="0"/>
                  <w:marTop w:val="0"/>
                  <w:marBottom w:val="0"/>
                  <w:divBdr>
                    <w:top w:val="single" w:sz="2" w:space="0" w:color="D9D9E3"/>
                    <w:left w:val="single" w:sz="2" w:space="0" w:color="D9D9E3"/>
                    <w:bottom w:val="single" w:sz="2" w:space="0" w:color="D9D9E3"/>
                    <w:right w:val="single" w:sz="2" w:space="0" w:color="D9D9E3"/>
                  </w:divBdr>
                  <w:divsChild>
                    <w:div w:id="117188534">
                      <w:marLeft w:val="0"/>
                      <w:marRight w:val="0"/>
                      <w:marTop w:val="0"/>
                      <w:marBottom w:val="0"/>
                      <w:divBdr>
                        <w:top w:val="single" w:sz="2" w:space="0" w:color="D9D9E3"/>
                        <w:left w:val="single" w:sz="2" w:space="0" w:color="D9D9E3"/>
                        <w:bottom w:val="single" w:sz="2" w:space="0" w:color="D9D9E3"/>
                        <w:right w:val="single" w:sz="2" w:space="0" w:color="D9D9E3"/>
                      </w:divBdr>
                      <w:divsChild>
                        <w:div w:id="886257328">
                          <w:marLeft w:val="0"/>
                          <w:marRight w:val="0"/>
                          <w:marTop w:val="0"/>
                          <w:marBottom w:val="0"/>
                          <w:divBdr>
                            <w:top w:val="single" w:sz="2" w:space="0" w:color="D9D9E3"/>
                            <w:left w:val="single" w:sz="2" w:space="0" w:color="D9D9E3"/>
                            <w:bottom w:val="single" w:sz="2" w:space="0" w:color="D9D9E3"/>
                            <w:right w:val="single" w:sz="2" w:space="0" w:color="D9D9E3"/>
                          </w:divBdr>
                          <w:divsChild>
                            <w:div w:id="1190340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55687450">
                                  <w:marLeft w:val="0"/>
                                  <w:marRight w:val="0"/>
                                  <w:marTop w:val="0"/>
                                  <w:marBottom w:val="0"/>
                                  <w:divBdr>
                                    <w:top w:val="single" w:sz="2" w:space="0" w:color="D9D9E3"/>
                                    <w:left w:val="single" w:sz="2" w:space="0" w:color="D9D9E3"/>
                                    <w:bottom w:val="single" w:sz="2" w:space="0" w:color="D9D9E3"/>
                                    <w:right w:val="single" w:sz="2" w:space="0" w:color="D9D9E3"/>
                                  </w:divBdr>
                                  <w:divsChild>
                                    <w:div w:id="246352685">
                                      <w:marLeft w:val="0"/>
                                      <w:marRight w:val="0"/>
                                      <w:marTop w:val="0"/>
                                      <w:marBottom w:val="0"/>
                                      <w:divBdr>
                                        <w:top w:val="single" w:sz="2" w:space="0" w:color="D9D9E3"/>
                                        <w:left w:val="single" w:sz="2" w:space="0" w:color="D9D9E3"/>
                                        <w:bottom w:val="single" w:sz="2" w:space="0" w:color="D9D9E3"/>
                                        <w:right w:val="single" w:sz="2" w:space="0" w:color="D9D9E3"/>
                                      </w:divBdr>
                                      <w:divsChild>
                                        <w:div w:id="751779041">
                                          <w:marLeft w:val="0"/>
                                          <w:marRight w:val="0"/>
                                          <w:marTop w:val="0"/>
                                          <w:marBottom w:val="0"/>
                                          <w:divBdr>
                                            <w:top w:val="single" w:sz="2" w:space="0" w:color="D9D9E3"/>
                                            <w:left w:val="single" w:sz="2" w:space="0" w:color="D9D9E3"/>
                                            <w:bottom w:val="single" w:sz="2" w:space="0" w:color="D9D9E3"/>
                                            <w:right w:val="single" w:sz="2" w:space="0" w:color="D9D9E3"/>
                                          </w:divBdr>
                                          <w:divsChild>
                                            <w:div w:id="126512937">
                                              <w:marLeft w:val="0"/>
                                              <w:marRight w:val="0"/>
                                              <w:marTop w:val="0"/>
                                              <w:marBottom w:val="0"/>
                                              <w:divBdr>
                                                <w:top w:val="single" w:sz="2" w:space="0" w:color="D9D9E3"/>
                                                <w:left w:val="single" w:sz="2" w:space="0" w:color="D9D9E3"/>
                                                <w:bottom w:val="single" w:sz="2" w:space="0" w:color="D9D9E3"/>
                                                <w:right w:val="single" w:sz="2" w:space="0" w:color="D9D9E3"/>
                                              </w:divBdr>
                                              <w:divsChild>
                                                <w:div w:id="1614633633">
                                                  <w:marLeft w:val="0"/>
                                                  <w:marRight w:val="0"/>
                                                  <w:marTop w:val="0"/>
                                                  <w:marBottom w:val="0"/>
                                                  <w:divBdr>
                                                    <w:top w:val="single" w:sz="2" w:space="0" w:color="D9D9E3"/>
                                                    <w:left w:val="single" w:sz="2" w:space="0" w:color="D9D9E3"/>
                                                    <w:bottom w:val="single" w:sz="2" w:space="0" w:color="D9D9E3"/>
                                                    <w:right w:val="single" w:sz="2" w:space="0" w:color="D9D9E3"/>
                                                  </w:divBdr>
                                                  <w:divsChild>
                                                    <w:div w:id="174733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9176635">
          <w:marLeft w:val="0"/>
          <w:marRight w:val="0"/>
          <w:marTop w:val="0"/>
          <w:marBottom w:val="0"/>
          <w:divBdr>
            <w:top w:val="none" w:sz="0" w:space="0" w:color="auto"/>
            <w:left w:val="none" w:sz="0" w:space="0" w:color="auto"/>
            <w:bottom w:val="none" w:sz="0" w:space="0" w:color="auto"/>
            <w:right w:val="none" w:sz="0" w:space="0" w:color="auto"/>
          </w:divBdr>
        </w:div>
      </w:divsChild>
    </w:div>
    <w:div w:id="273751112">
      <w:bodyDiv w:val="1"/>
      <w:marLeft w:val="0"/>
      <w:marRight w:val="0"/>
      <w:marTop w:val="0"/>
      <w:marBottom w:val="0"/>
      <w:divBdr>
        <w:top w:val="none" w:sz="0" w:space="0" w:color="auto"/>
        <w:left w:val="none" w:sz="0" w:space="0" w:color="auto"/>
        <w:bottom w:val="none" w:sz="0" w:space="0" w:color="auto"/>
        <w:right w:val="none" w:sz="0" w:space="0" w:color="auto"/>
      </w:divBdr>
    </w:div>
    <w:div w:id="284580082">
      <w:bodyDiv w:val="1"/>
      <w:marLeft w:val="0"/>
      <w:marRight w:val="0"/>
      <w:marTop w:val="0"/>
      <w:marBottom w:val="0"/>
      <w:divBdr>
        <w:top w:val="none" w:sz="0" w:space="0" w:color="auto"/>
        <w:left w:val="none" w:sz="0" w:space="0" w:color="auto"/>
        <w:bottom w:val="none" w:sz="0" w:space="0" w:color="auto"/>
        <w:right w:val="none" w:sz="0" w:space="0" w:color="auto"/>
      </w:divBdr>
      <w:divsChild>
        <w:div w:id="413820111">
          <w:marLeft w:val="336"/>
          <w:marRight w:val="0"/>
          <w:marTop w:val="120"/>
          <w:marBottom w:val="312"/>
          <w:divBdr>
            <w:top w:val="none" w:sz="0" w:space="0" w:color="auto"/>
            <w:left w:val="none" w:sz="0" w:space="0" w:color="auto"/>
            <w:bottom w:val="none" w:sz="0" w:space="0" w:color="auto"/>
            <w:right w:val="none" w:sz="0" w:space="0" w:color="auto"/>
          </w:divBdr>
          <w:divsChild>
            <w:div w:id="195567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20426651">
      <w:bodyDiv w:val="1"/>
      <w:marLeft w:val="0"/>
      <w:marRight w:val="0"/>
      <w:marTop w:val="0"/>
      <w:marBottom w:val="0"/>
      <w:divBdr>
        <w:top w:val="none" w:sz="0" w:space="0" w:color="auto"/>
        <w:left w:val="none" w:sz="0" w:space="0" w:color="auto"/>
        <w:bottom w:val="none" w:sz="0" w:space="0" w:color="auto"/>
        <w:right w:val="none" w:sz="0" w:space="0" w:color="auto"/>
      </w:divBdr>
      <w:divsChild>
        <w:div w:id="1752727548">
          <w:marLeft w:val="-720"/>
          <w:marRight w:val="0"/>
          <w:marTop w:val="0"/>
          <w:marBottom w:val="0"/>
          <w:divBdr>
            <w:top w:val="none" w:sz="0" w:space="0" w:color="auto"/>
            <w:left w:val="none" w:sz="0" w:space="0" w:color="auto"/>
            <w:bottom w:val="none" w:sz="0" w:space="0" w:color="auto"/>
            <w:right w:val="none" w:sz="0" w:space="0" w:color="auto"/>
          </w:divBdr>
        </w:div>
      </w:divsChild>
    </w:div>
    <w:div w:id="357581432">
      <w:bodyDiv w:val="1"/>
      <w:marLeft w:val="0"/>
      <w:marRight w:val="0"/>
      <w:marTop w:val="0"/>
      <w:marBottom w:val="0"/>
      <w:divBdr>
        <w:top w:val="none" w:sz="0" w:space="0" w:color="auto"/>
        <w:left w:val="none" w:sz="0" w:space="0" w:color="auto"/>
        <w:bottom w:val="none" w:sz="0" w:space="0" w:color="auto"/>
        <w:right w:val="none" w:sz="0" w:space="0" w:color="auto"/>
      </w:divBdr>
    </w:div>
    <w:div w:id="375473266">
      <w:bodyDiv w:val="1"/>
      <w:marLeft w:val="0"/>
      <w:marRight w:val="0"/>
      <w:marTop w:val="0"/>
      <w:marBottom w:val="0"/>
      <w:divBdr>
        <w:top w:val="none" w:sz="0" w:space="0" w:color="auto"/>
        <w:left w:val="none" w:sz="0" w:space="0" w:color="auto"/>
        <w:bottom w:val="none" w:sz="0" w:space="0" w:color="auto"/>
        <w:right w:val="none" w:sz="0" w:space="0" w:color="auto"/>
      </w:divBdr>
    </w:div>
    <w:div w:id="384182022">
      <w:bodyDiv w:val="1"/>
      <w:marLeft w:val="0"/>
      <w:marRight w:val="0"/>
      <w:marTop w:val="0"/>
      <w:marBottom w:val="0"/>
      <w:divBdr>
        <w:top w:val="none" w:sz="0" w:space="0" w:color="auto"/>
        <w:left w:val="none" w:sz="0" w:space="0" w:color="auto"/>
        <w:bottom w:val="none" w:sz="0" w:space="0" w:color="auto"/>
        <w:right w:val="none" w:sz="0" w:space="0" w:color="auto"/>
      </w:divBdr>
    </w:div>
    <w:div w:id="389304477">
      <w:bodyDiv w:val="1"/>
      <w:marLeft w:val="0"/>
      <w:marRight w:val="0"/>
      <w:marTop w:val="0"/>
      <w:marBottom w:val="0"/>
      <w:divBdr>
        <w:top w:val="none" w:sz="0" w:space="0" w:color="auto"/>
        <w:left w:val="none" w:sz="0" w:space="0" w:color="auto"/>
        <w:bottom w:val="none" w:sz="0" w:space="0" w:color="auto"/>
        <w:right w:val="none" w:sz="0" w:space="0" w:color="auto"/>
      </w:divBdr>
    </w:div>
    <w:div w:id="405539790">
      <w:bodyDiv w:val="1"/>
      <w:marLeft w:val="0"/>
      <w:marRight w:val="0"/>
      <w:marTop w:val="0"/>
      <w:marBottom w:val="0"/>
      <w:divBdr>
        <w:top w:val="none" w:sz="0" w:space="0" w:color="auto"/>
        <w:left w:val="none" w:sz="0" w:space="0" w:color="auto"/>
        <w:bottom w:val="none" w:sz="0" w:space="0" w:color="auto"/>
        <w:right w:val="none" w:sz="0" w:space="0" w:color="auto"/>
      </w:divBdr>
    </w:div>
    <w:div w:id="434903814">
      <w:bodyDiv w:val="1"/>
      <w:marLeft w:val="0"/>
      <w:marRight w:val="0"/>
      <w:marTop w:val="0"/>
      <w:marBottom w:val="0"/>
      <w:divBdr>
        <w:top w:val="none" w:sz="0" w:space="0" w:color="auto"/>
        <w:left w:val="none" w:sz="0" w:space="0" w:color="auto"/>
        <w:bottom w:val="none" w:sz="0" w:space="0" w:color="auto"/>
        <w:right w:val="none" w:sz="0" w:space="0" w:color="auto"/>
      </w:divBdr>
    </w:div>
    <w:div w:id="454642565">
      <w:bodyDiv w:val="1"/>
      <w:marLeft w:val="0"/>
      <w:marRight w:val="0"/>
      <w:marTop w:val="0"/>
      <w:marBottom w:val="0"/>
      <w:divBdr>
        <w:top w:val="none" w:sz="0" w:space="0" w:color="auto"/>
        <w:left w:val="none" w:sz="0" w:space="0" w:color="auto"/>
        <w:bottom w:val="none" w:sz="0" w:space="0" w:color="auto"/>
        <w:right w:val="none" w:sz="0" w:space="0" w:color="auto"/>
      </w:divBdr>
    </w:div>
    <w:div w:id="488713989">
      <w:bodyDiv w:val="1"/>
      <w:marLeft w:val="0"/>
      <w:marRight w:val="0"/>
      <w:marTop w:val="0"/>
      <w:marBottom w:val="0"/>
      <w:divBdr>
        <w:top w:val="none" w:sz="0" w:space="0" w:color="auto"/>
        <w:left w:val="none" w:sz="0" w:space="0" w:color="auto"/>
        <w:bottom w:val="none" w:sz="0" w:space="0" w:color="auto"/>
        <w:right w:val="none" w:sz="0" w:space="0" w:color="auto"/>
      </w:divBdr>
      <w:divsChild>
        <w:div w:id="220362140">
          <w:marLeft w:val="0"/>
          <w:marRight w:val="0"/>
          <w:marTop w:val="0"/>
          <w:marBottom w:val="0"/>
          <w:divBdr>
            <w:top w:val="none" w:sz="0" w:space="0" w:color="auto"/>
            <w:left w:val="none" w:sz="0" w:space="0" w:color="auto"/>
            <w:bottom w:val="none" w:sz="0" w:space="0" w:color="auto"/>
            <w:right w:val="none" w:sz="0" w:space="0" w:color="auto"/>
          </w:divBdr>
          <w:divsChild>
            <w:div w:id="1832941383">
              <w:marLeft w:val="0"/>
              <w:marRight w:val="0"/>
              <w:marTop w:val="0"/>
              <w:marBottom w:val="0"/>
              <w:divBdr>
                <w:top w:val="none" w:sz="0" w:space="0" w:color="auto"/>
                <w:left w:val="none" w:sz="0" w:space="0" w:color="auto"/>
                <w:bottom w:val="none" w:sz="0" w:space="0" w:color="auto"/>
                <w:right w:val="none" w:sz="0" w:space="0" w:color="auto"/>
              </w:divBdr>
            </w:div>
          </w:divsChild>
        </w:div>
        <w:div w:id="410280362">
          <w:marLeft w:val="0"/>
          <w:marRight w:val="0"/>
          <w:marTop w:val="0"/>
          <w:marBottom w:val="0"/>
          <w:divBdr>
            <w:top w:val="none" w:sz="0" w:space="0" w:color="auto"/>
            <w:left w:val="none" w:sz="0" w:space="0" w:color="auto"/>
            <w:bottom w:val="none" w:sz="0" w:space="0" w:color="auto"/>
            <w:right w:val="none" w:sz="0" w:space="0" w:color="auto"/>
          </w:divBdr>
          <w:divsChild>
            <w:div w:id="1074162439">
              <w:marLeft w:val="0"/>
              <w:marRight w:val="0"/>
              <w:marTop w:val="0"/>
              <w:marBottom w:val="0"/>
              <w:divBdr>
                <w:top w:val="none" w:sz="0" w:space="0" w:color="auto"/>
                <w:left w:val="none" w:sz="0" w:space="0" w:color="auto"/>
                <w:bottom w:val="none" w:sz="0" w:space="0" w:color="auto"/>
                <w:right w:val="none" w:sz="0" w:space="0" w:color="auto"/>
              </w:divBdr>
            </w:div>
          </w:divsChild>
        </w:div>
        <w:div w:id="574556564">
          <w:marLeft w:val="0"/>
          <w:marRight w:val="0"/>
          <w:marTop w:val="0"/>
          <w:marBottom w:val="0"/>
          <w:divBdr>
            <w:top w:val="none" w:sz="0" w:space="0" w:color="auto"/>
            <w:left w:val="none" w:sz="0" w:space="0" w:color="auto"/>
            <w:bottom w:val="none" w:sz="0" w:space="0" w:color="auto"/>
            <w:right w:val="none" w:sz="0" w:space="0" w:color="auto"/>
          </w:divBdr>
          <w:divsChild>
            <w:div w:id="52582754">
              <w:marLeft w:val="0"/>
              <w:marRight w:val="0"/>
              <w:marTop w:val="0"/>
              <w:marBottom w:val="0"/>
              <w:divBdr>
                <w:top w:val="none" w:sz="0" w:space="0" w:color="auto"/>
                <w:left w:val="none" w:sz="0" w:space="0" w:color="auto"/>
                <w:bottom w:val="none" w:sz="0" w:space="0" w:color="auto"/>
                <w:right w:val="none" w:sz="0" w:space="0" w:color="auto"/>
              </w:divBdr>
            </w:div>
            <w:div w:id="1829788084">
              <w:marLeft w:val="0"/>
              <w:marRight w:val="0"/>
              <w:marTop w:val="0"/>
              <w:marBottom w:val="0"/>
              <w:divBdr>
                <w:top w:val="none" w:sz="0" w:space="0" w:color="auto"/>
                <w:left w:val="none" w:sz="0" w:space="0" w:color="auto"/>
                <w:bottom w:val="none" w:sz="0" w:space="0" w:color="auto"/>
                <w:right w:val="none" w:sz="0" w:space="0" w:color="auto"/>
              </w:divBdr>
            </w:div>
          </w:divsChild>
        </w:div>
        <w:div w:id="740981223">
          <w:marLeft w:val="0"/>
          <w:marRight w:val="0"/>
          <w:marTop w:val="0"/>
          <w:marBottom w:val="0"/>
          <w:divBdr>
            <w:top w:val="none" w:sz="0" w:space="0" w:color="auto"/>
            <w:left w:val="none" w:sz="0" w:space="0" w:color="auto"/>
            <w:bottom w:val="none" w:sz="0" w:space="0" w:color="auto"/>
            <w:right w:val="none" w:sz="0" w:space="0" w:color="auto"/>
          </w:divBdr>
          <w:divsChild>
            <w:div w:id="19092313">
              <w:marLeft w:val="0"/>
              <w:marRight w:val="0"/>
              <w:marTop w:val="0"/>
              <w:marBottom w:val="0"/>
              <w:divBdr>
                <w:top w:val="none" w:sz="0" w:space="0" w:color="auto"/>
                <w:left w:val="none" w:sz="0" w:space="0" w:color="auto"/>
                <w:bottom w:val="none" w:sz="0" w:space="0" w:color="auto"/>
                <w:right w:val="none" w:sz="0" w:space="0" w:color="auto"/>
              </w:divBdr>
            </w:div>
          </w:divsChild>
        </w:div>
        <w:div w:id="960647977">
          <w:marLeft w:val="0"/>
          <w:marRight w:val="0"/>
          <w:marTop w:val="0"/>
          <w:marBottom w:val="0"/>
          <w:divBdr>
            <w:top w:val="none" w:sz="0" w:space="0" w:color="auto"/>
            <w:left w:val="none" w:sz="0" w:space="0" w:color="auto"/>
            <w:bottom w:val="none" w:sz="0" w:space="0" w:color="auto"/>
            <w:right w:val="none" w:sz="0" w:space="0" w:color="auto"/>
          </w:divBdr>
          <w:divsChild>
            <w:div w:id="436147183">
              <w:marLeft w:val="0"/>
              <w:marRight w:val="0"/>
              <w:marTop w:val="0"/>
              <w:marBottom w:val="0"/>
              <w:divBdr>
                <w:top w:val="none" w:sz="0" w:space="0" w:color="auto"/>
                <w:left w:val="none" w:sz="0" w:space="0" w:color="auto"/>
                <w:bottom w:val="none" w:sz="0" w:space="0" w:color="auto"/>
                <w:right w:val="none" w:sz="0" w:space="0" w:color="auto"/>
              </w:divBdr>
            </w:div>
          </w:divsChild>
        </w:div>
        <w:div w:id="1070542001">
          <w:marLeft w:val="0"/>
          <w:marRight w:val="0"/>
          <w:marTop w:val="0"/>
          <w:marBottom w:val="0"/>
          <w:divBdr>
            <w:top w:val="none" w:sz="0" w:space="0" w:color="auto"/>
            <w:left w:val="none" w:sz="0" w:space="0" w:color="auto"/>
            <w:bottom w:val="none" w:sz="0" w:space="0" w:color="auto"/>
            <w:right w:val="none" w:sz="0" w:space="0" w:color="auto"/>
          </w:divBdr>
          <w:divsChild>
            <w:div w:id="1685862035">
              <w:marLeft w:val="0"/>
              <w:marRight w:val="0"/>
              <w:marTop w:val="0"/>
              <w:marBottom w:val="0"/>
              <w:divBdr>
                <w:top w:val="none" w:sz="0" w:space="0" w:color="auto"/>
                <w:left w:val="none" w:sz="0" w:space="0" w:color="auto"/>
                <w:bottom w:val="none" w:sz="0" w:space="0" w:color="auto"/>
                <w:right w:val="none" w:sz="0" w:space="0" w:color="auto"/>
              </w:divBdr>
            </w:div>
          </w:divsChild>
        </w:div>
        <w:div w:id="1094132421">
          <w:marLeft w:val="0"/>
          <w:marRight w:val="0"/>
          <w:marTop w:val="0"/>
          <w:marBottom w:val="0"/>
          <w:divBdr>
            <w:top w:val="none" w:sz="0" w:space="0" w:color="auto"/>
            <w:left w:val="none" w:sz="0" w:space="0" w:color="auto"/>
            <w:bottom w:val="none" w:sz="0" w:space="0" w:color="auto"/>
            <w:right w:val="none" w:sz="0" w:space="0" w:color="auto"/>
          </w:divBdr>
          <w:divsChild>
            <w:div w:id="256520861">
              <w:marLeft w:val="0"/>
              <w:marRight w:val="0"/>
              <w:marTop w:val="0"/>
              <w:marBottom w:val="0"/>
              <w:divBdr>
                <w:top w:val="none" w:sz="0" w:space="0" w:color="auto"/>
                <w:left w:val="none" w:sz="0" w:space="0" w:color="auto"/>
                <w:bottom w:val="none" w:sz="0" w:space="0" w:color="auto"/>
                <w:right w:val="none" w:sz="0" w:space="0" w:color="auto"/>
              </w:divBdr>
            </w:div>
          </w:divsChild>
        </w:div>
        <w:div w:id="1105152792">
          <w:marLeft w:val="0"/>
          <w:marRight w:val="0"/>
          <w:marTop w:val="0"/>
          <w:marBottom w:val="0"/>
          <w:divBdr>
            <w:top w:val="none" w:sz="0" w:space="0" w:color="auto"/>
            <w:left w:val="none" w:sz="0" w:space="0" w:color="auto"/>
            <w:bottom w:val="none" w:sz="0" w:space="0" w:color="auto"/>
            <w:right w:val="none" w:sz="0" w:space="0" w:color="auto"/>
          </w:divBdr>
          <w:divsChild>
            <w:div w:id="104858025">
              <w:marLeft w:val="0"/>
              <w:marRight w:val="0"/>
              <w:marTop w:val="0"/>
              <w:marBottom w:val="0"/>
              <w:divBdr>
                <w:top w:val="none" w:sz="0" w:space="0" w:color="auto"/>
                <w:left w:val="none" w:sz="0" w:space="0" w:color="auto"/>
                <w:bottom w:val="none" w:sz="0" w:space="0" w:color="auto"/>
                <w:right w:val="none" w:sz="0" w:space="0" w:color="auto"/>
              </w:divBdr>
            </w:div>
            <w:div w:id="1273705249">
              <w:marLeft w:val="0"/>
              <w:marRight w:val="0"/>
              <w:marTop w:val="0"/>
              <w:marBottom w:val="0"/>
              <w:divBdr>
                <w:top w:val="none" w:sz="0" w:space="0" w:color="auto"/>
                <w:left w:val="none" w:sz="0" w:space="0" w:color="auto"/>
                <w:bottom w:val="none" w:sz="0" w:space="0" w:color="auto"/>
                <w:right w:val="none" w:sz="0" w:space="0" w:color="auto"/>
              </w:divBdr>
            </w:div>
          </w:divsChild>
        </w:div>
        <w:div w:id="1388185745">
          <w:marLeft w:val="0"/>
          <w:marRight w:val="0"/>
          <w:marTop w:val="0"/>
          <w:marBottom w:val="0"/>
          <w:divBdr>
            <w:top w:val="none" w:sz="0" w:space="0" w:color="auto"/>
            <w:left w:val="none" w:sz="0" w:space="0" w:color="auto"/>
            <w:bottom w:val="none" w:sz="0" w:space="0" w:color="auto"/>
            <w:right w:val="none" w:sz="0" w:space="0" w:color="auto"/>
          </w:divBdr>
          <w:divsChild>
            <w:div w:id="955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870">
      <w:bodyDiv w:val="1"/>
      <w:marLeft w:val="0"/>
      <w:marRight w:val="0"/>
      <w:marTop w:val="0"/>
      <w:marBottom w:val="0"/>
      <w:divBdr>
        <w:top w:val="none" w:sz="0" w:space="0" w:color="auto"/>
        <w:left w:val="none" w:sz="0" w:space="0" w:color="auto"/>
        <w:bottom w:val="none" w:sz="0" w:space="0" w:color="auto"/>
        <w:right w:val="none" w:sz="0" w:space="0" w:color="auto"/>
      </w:divBdr>
    </w:div>
    <w:div w:id="545871679">
      <w:bodyDiv w:val="1"/>
      <w:marLeft w:val="0"/>
      <w:marRight w:val="0"/>
      <w:marTop w:val="0"/>
      <w:marBottom w:val="0"/>
      <w:divBdr>
        <w:top w:val="none" w:sz="0" w:space="0" w:color="auto"/>
        <w:left w:val="none" w:sz="0" w:space="0" w:color="auto"/>
        <w:bottom w:val="none" w:sz="0" w:space="0" w:color="auto"/>
        <w:right w:val="none" w:sz="0" w:space="0" w:color="auto"/>
      </w:divBdr>
    </w:div>
    <w:div w:id="555748540">
      <w:bodyDiv w:val="1"/>
      <w:marLeft w:val="0"/>
      <w:marRight w:val="0"/>
      <w:marTop w:val="0"/>
      <w:marBottom w:val="0"/>
      <w:divBdr>
        <w:top w:val="none" w:sz="0" w:space="0" w:color="auto"/>
        <w:left w:val="none" w:sz="0" w:space="0" w:color="auto"/>
        <w:bottom w:val="none" w:sz="0" w:space="0" w:color="auto"/>
        <w:right w:val="none" w:sz="0" w:space="0" w:color="auto"/>
      </w:divBdr>
    </w:div>
    <w:div w:id="569387260">
      <w:bodyDiv w:val="1"/>
      <w:marLeft w:val="0"/>
      <w:marRight w:val="0"/>
      <w:marTop w:val="0"/>
      <w:marBottom w:val="0"/>
      <w:divBdr>
        <w:top w:val="none" w:sz="0" w:space="0" w:color="auto"/>
        <w:left w:val="none" w:sz="0" w:space="0" w:color="auto"/>
        <w:bottom w:val="none" w:sz="0" w:space="0" w:color="auto"/>
        <w:right w:val="none" w:sz="0" w:space="0" w:color="auto"/>
      </w:divBdr>
    </w:div>
    <w:div w:id="571474457">
      <w:bodyDiv w:val="1"/>
      <w:marLeft w:val="0"/>
      <w:marRight w:val="0"/>
      <w:marTop w:val="0"/>
      <w:marBottom w:val="0"/>
      <w:divBdr>
        <w:top w:val="none" w:sz="0" w:space="0" w:color="auto"/>
        <w:left w:val="none" w:sz="0" w:space="0" w:color="auto"/>
        <w:bottom w:val="none" w:sz="0" w:space="0" w:color="auto"/>
        <w:right w:val="none" w:sz="0" w:space="0" w:color="auto"/>
      </w:divBdr>
    </w:div>
    <w:div w:id="572357312">
      <w:bodyDiv w:val="1"/>
      <w:marLeft w:val="0"/>
      <w:marRight w:val="0"/>
      <w:marTop w:val="0"/>
      <w:marBottom w:val="0"/>
      <w:divBdr>
        <w:top w:val="none" w:sz="0" w:space="0" w:color="auto"/>
        <w:left w:val="none" w:sz="0" w:space="0" w:color="auto"/>
        <w:bottom w:val="none" w:sz="0" w:space="0" w:color="auto"/>
        <w:right w:val="none" w:sz="0" w:space="0" w:color="auto"/>
      </w:divBdr>
      <w:divsChild>
        <w:div w:id="464323607">
          <w:marLeft w:val="0"/>
          <w:marRight w:val="0"/>
          <w:marTop w:val="0"/>
          <w:marBottom w:val="0"/>
          <w:divBdr>
            <w:top w:val="none" w:sz="0" w:space="0" w:color="auto"/>
            <w:left w:val="none" w:sz="0" w:space="0" w:color="auto"/>
            <w:bottom w:val="none" w:sz="0" w:space="0" w:color="auto"/>
            <w:right w:val="none" w:sz="0" w:space="0" w:color="auto"/>
          </w:divBdr>
          <w:divsChild>
            <w:div w:id="1469669447">
              <w:marLeft w:val="0"/>
              <w:marRight w:val="0"/>
              <w:marTop w:val="0"/>
              <w:marBottom w:val="0"/>
              <w:divBdr>
                <w:top w:val="none" w:sz="0" w:space="0" w:color="auto"/>
                <w:left w:val="none" w:sz="0" w:space="0" w:color="auto"/>
                <w:bottom w:val="none" w:sz="0" w:space="0" w:color="auto"/>
                <w:right w:val="none" w:sz="0" w:space="0" w:color="auto"/>
              </w:divBdr>
            </w:div>
          </w:divsChild>
        </w:div>
        <w:div w:id="495345064">
          <w:marLeft w:val="0"/>
          <w:marRight w:val="0"/>
          <w:marTop w:val="0"/>
          <w:marBottom w:val="0"/>
          <w:divBdr>
            <w:top w:val="none" w:sz="0" w:space="0" w:color="auto"/>
            <w:left w:val="none" w:sz="0" w:space="0" w:color="auto"/>
            <w:bottom w:val="none" w:sz="0" w:space="0" w:color="auto"/>
            <w:right w:val="none" w:sz="0" w:space="0" w:color="auto"/>
          </w:divBdr>
          <w:divsChild>
            <w:div w:id="1969896409">
              <w:marLeft w:val="0"/>
              <w:marRight w:val="0"/>
              <w:marTop w:val="0"/>
              <w:marBottom w:val="0"/>
              <w:divBdr>
                <w:top w:val="none" w:sz="0" w:space="0" w:color="auto"/>
                <w:left w:val="none" w:sz="0" w:space="0" w:color="auto"/>
                <w:bottom w:val="none" w:sz="0" w:space="0" w:color="auto"/>
                <w:right w:val="none" w:sz="0" w:space="0" w:color="auto"/>
              </w:divBdr>
            </w:div>
          </w:divsChild>
        </w:div>
        <w:div w:id="590626109">
          <w:marLeft w:val="0"/>
          <w:marRight w:val="0"/>
          <w:marTop w:val="0"/>
          <w:marBottom w:val="0"/>
          <w:divBdr>
            <w:top w:val="none" w:sz="0" w:space="0" w:color="auto"/>
            <w:left w:val="none" w:sz="0" w:space="0" w:color="auto"/>
            <w:bottom w:val="none" w:sz="0" w:space="0" w:color="auto"/>
            <w:right w:val="none" w:sz="0" w:space="0" w:color="auto"/>
          </w:divBdr>
          <w:divsChild>
            <w:div w:id="971859923">
              <w:marLeft w:val="0"/>
              <w:marRight w:val="0"/>
              <w:marTop w:val="0"/>
              <w:marBottom w:val="0"/>
              <w:divBdr>
                <w:top w:val="none" w:sz="0" w:space="0" w:color="auto"/>
                <w:left w:val="none" w:sz="0" w:space="0" w:color="auto"/>
                <w:bottom w:val="none" w:sz="0" w:space="0" w:color="auto"/>
                <w:right w:val="none" w:sz="0" w:space="0" w:color="auto"/>
              </w:divBdr>
            </w:div>
          </w:divsChild>
        </w:div>
        <w:div w:id="1080909922">
          <w:marLeft w:val="0"/>
          <w:marRight w:val="0"/>
          <w:marTop w:val="0"/>
          <w:marBottom w:val="0"/>
          <w:divBdr>
            <w:top w:val="none" w:sz="0" w:space="0" w:color="auto"/>
            <w:left w:val="none" w:sz="0" w:space="0" w:color="auto"/>
            <w:bottom w:val="none" w:sz="0" w:space="0" w:color="auto"/>
            <w:right w:val="none" w:sz="0" w:space="0" w:color="auto"/>
          </w:divBdr>
          <w:divsChild>
            <w:div w:id="2041085055">
              <w:marLeft w:val="0"/>
              <w:marRight w:val="0"/>
              <w:marTop w:val="0"/>
              <w:marBottom w:val="0"/>
              <w:divBdr>
                <w:top w:val="none" w:sz="0" w:space="0" w:color="auto"/>
                <w:left w:val="none" w:sz="0" w:space="0" w:color="auto"/>
                <w:bottom w:val="none" w:sz="0" w:space="0" w:color="auto"/>
                <w:right w:val="none" w:sz="0" w:space="0" w:color="auto"/>
              </w:divBdr>
            </w:div>
          </w:divsChild>
        </w:div>
        <w:div w:id="1096249308">
          <w:marLeft w:val="0"/>
          <w:marRight w:val="0"/>
          <w:marTop w:val="0"/>
          <w:marBottom w:val="0"/>
          <w:divBdr>
            <w:top w:val="none" w:sz="0" w:space="0" w:color="auto"/>
            <w:left w:val="none" w:sz="0" w:space="0" w:color="auto"/>
            <w:bottom w:val="none" w:sz="0" w:space="0" w:color="auto"/>
            <w:right w:val="none" w:sz="0" w:space="0" w:color="auto"/>
          </w:divBdr>
          <w:divsChild>
            <w:div w:id="1724019084">
              <w:marLeft w:val="0"/>
              <w:marRight w:val="0"/>
              <w:marTop w:val="0"/>
              <w:marBottom w:val="0"/>
              <w:divBdr>
                <w:top w:val="none" w:sz="0" w:space="0" w:color="auto"/>
                <w:left w:val="none" w:sz="0" w:space="0" w:color="auto"/>
                <w:bottom w:val="none" w:sz="0" w:space="0" w:color="auto"/>
                <w:right w:val="none" w:sz="0" w:space="0" w:color="auto"/>
              </w:divBdr>
            </w:div>
          </w:divsChild>
        </w:div>
        <w:div w:id="1628046573">
          <w:marLeft w:val="0"/>
          <w:marRight w:val="0"/>
          <w:marTop w:val="0"/>
          <w:marBottom w:val="0"/>
          <w:divBdr>
            <w:top w:val="none" w:sz="0" w:space="0" w:color="auto"/>
            <w:left w:val="none" w:sz="0" w:space="0" w:color="auto"/>
            <w:bottom w:val="none" w:sz="0" w:space="0" w:color="auto"/>
            <w:right w:val="none" w:sz="0" w:space="0" w:color="auto"/>
          </w:divBdr>
          <w:divsChild>
            <w:div w:id="1840777329">
              <w:marLeft w:val="0"/>
              <w:marRight w:val="0"/>
              <w:marTop w:val="0"/>
              <w:marBottom w:val="0"/>
              <w:divBdr>
                <w:top w:val="none" w:sz="0" w:space="0" w:color="auto"/>
                <w:left w:val="none" w:sz="0" w:space="0" w:color="auto"/>
                <w:bottom w:val="none" w:sz="0" w:space="0" w:color="auto"/>
                <w:right w:val="none" w:sz="0" w:space="0" w:color="auto"/>
              </w:divBdr>
            </w:div>
          </w:divsChild>
        </w:div>
        <w:div w:id="1648784545">
          <w:marLeft w:val="0"/>
          <w:marRight w:val="0"/>
          <w:marTop w:val="0"/>
          <w:marBottom w:val="0"/>
          <w:divBdr>
            <w:top w:val="none" w:sz="0" w:space="0" w:color="auto"/>
            <w:left w:val="none" w:sz="0" w:space="0" w:color="auto"/>
            <w:bottom w:val="none" w:sz="0" w:space="0" w:color="auto"/>
            <w:right w:val="none" w:sz="0" w:space="0" w:color="auto"/>
          </w:divBdr>
          <w:divsChild>
            <w:div w:id="235822813">
              <w:marLeft w:val="0"/>
              <w:marRight w:val="0"/>
              <w:marTop w:val="0"/>
              <w:marBottom w:val="0"/>
              <w:divBdr>
                <w:top w:val="none" w:sz="0" w:space="0" w:color="auto"/>
                <w:left w:val="none" w:sz="0" w:space="0" w:color="auto"/>
                <w:bottom w:val="none" w:sz="0" w:space="0" w:color="auto"/>
                <w:right w:val="none" w:sz="0" w:space="0" w:color="auto"/>
              </w:divBdr>
            </w:div>
          </w:divsChild>
        </w:div>
        <w:div w:id="1669282752">
          <w:marLeft w:val="0"/>
          <w:marRight w:val="0"/>
          <w:marTop w:val="0"/>
          <w:marBottom w:val="0"/>
          <w:divBdr>
            <w:top w:val="none" w:sz="0" w:space="0" w:color="auto"/>
            <w:left w:val="none" w:sz="0" w:space="0" w:color="auto"/>
            <w:bottom w:val="none" w:sz="0" w:space="0" w:color="auto"/>
            <w:right w:val="none" w:sz="0" w:space="0" w:color="auto"/>
          </w:divBdr>
          <w:divsChild>
            <w:div w:id="1482888546">
              <w:marLeft w:val="0"/>
              <w:marRight w:val="0"/>
              <w:marTop w:val="0"/>
              <w:marBottom w:val="0"/>
              <w:divBdr>
                <w:top w:val="none" w:sz="0" w:space="0" w:color="auto"/>
                <w:left w:val="none" w:sz="0" w:space="0" w:color="auto"/>
                <w:bottom w:val="none" w:sz="0" w:space="0" w:color="auto"/>
                <w:right w:val="none" w:sz="0" w:space="0" w:color="auto"/>
              </w:divBdr>
            </w:div>
          </w:divsChild>
        </w:div>
        <w:div w:id="1781684556">
          <w:marLeft w:val="0"/>
          <w:marRight w:val="0"/>
          <w:marTop w:val="0"/>
          <w:marBottom w:val="0"/>
          <w:divBdr>
            <w:top w:val="none" w:sz="0" w:space="0" w:color="auto"/>
            <w:left w:val="none" w:sz="0" w:space="0" w:color="auto"/>
            <w:bottom w:val="none" w:sz="0" w:space="0" w:color="auto"/>
            <w:right w:val="none" w:sz="0" w:space="0" w:color="auto"/>
          </w:divBdr>
          <w:divsChild>
            <w:div w:id="365955596">
              <w:marLeft w:val="0"/>
              <w:marRight w:val="0"/>
              <w:marTop w:val="0"/>
              <w:marBottom w:val="0"/>
              <w:divBdr>
                <w:top w:val="none" w:sz="0" w:space="0" w:color="auto"/>
                <w:left w:val="none" w:sz="0" w:space="0" w:color="auto"/>
                <w:bottom w:val="none" w:sz="0" w:space="0" w:color="auto"/>
                <w:right w:val="none" w:sz="0" w:space="0" w:color="auto"/>
              </w:divBdr>
            </w:div>
          </w:divsChild>
        </w:div>
        <w:div w:id="1818493558">
          <w:marLeft w:val="0"/>
          <w:marRight w:val="0"/>
          <w:marTop w:val="0"/>
          <w:marBottom w:val="0"/>
          <w:divBdr>
            <w:top w:val="none" w:sz="0" w:space="0" w:color="auto"/>
            <w:left w:val="none" w:sz="0" w:space="0" w:color="auto"/>
            <w:bottom w:val="none" w:sz="0" w:space="0" w:color="auto"/>
            <w:right w:val="none" w:sz="0" w:space="0" w:color="auto"/>
          </w:divBdr>
          <w:divsChild>
            <w:div w:id="15679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3248">
      <w:bodyDiv w:val="1"/>
      <w:marLeft w:val="0"/>
      <w:marRight w:val="0"/>
      <w:marTop w:val="0"/>
      <w:marBottom w:val="0"/>
      <w:divBdr>
        <w:top w:val="none" w:sz="0" w:space="0" w:color="auto"/>
        <w:left w:val="none" w:sz="0" w:space="0" w:color="auto"/>
        <w:bottom w:val="none" w:sz="0" w:space="0" w:color="auto"/>
        <w:right w:val="none" w:sz="0" w:space="0" w:color="auto"/>
      </w:divBdr>
    </w:div>
    <w:div w:id="617226535">
      <w:bodyDiv w:val="1"/>
      <w:marLeft w:val="0"/>
      <w:marRight w:val="0"/>
      <w:marTop w:val="0"/>
      <w:marBottom w:val="0"/>
      <w:divBdr>
        <w:top w:val="none" w:sz="0" w:space="0" w:color="auto"/>
        <w:left w:val="none" w:sz="0" w:space="0" w:color="auto"/>
        <w:bottom w:val="none" w:sz="0" w:space="0" w:color="auto"/>
        <w:right w:val="none" w:sz="0" w:space="0" w:color="auto"/>
      </w:divBdr>
    </w:div>
    <w:div w:id="621150617">
      <w:bodyDiv w:val="1"/>
      <w:marLeft w:val="0"/>
      <w:marRight w:val="0"/>
      <w:marTop w:val="0"/>
      <w:marBottom w:val="0"/>
      <w:divBdr>
        <w:top w:val="none" w:sz="0" w:space="0" w:color="auto"/>
        <w:left w:val="none" w:sz="0" w:space="0" w:color="auto"/>
        <w:bottom w:val="none" w:sz="0" w:space="0" w:color="auto"/>
        <w:right w:val="none" w:sz="0" w:space="0" w:color="auto"/>
      </w:divBdr>
    </w:div>
    <w:div w:id="623341860">
      <w:bodyDiv w:val="1"/>
      <w:marLeft w:val="0"/>
      <w:marRight w:val="0"/>
      <w:marTop w:val="0"/>
      <w:marBottom w:val="0"/>
      <w:divBdr>
        <w:top w:val="none" w:sz="0" w:space="0" w:color="auto"/>
        <w:left w:val="none" w:sz="0" w:space="0" w:color="auto"/>
        <w:bottom w:val="none" w:sz="0" w:space="0" w:color="auto"/>
        <w:right w:val="none" w:sz="0" w:space="0" w:color="auto"/>
      </w:divBdr>
    </w:div>
    <w:div w:id="642271174">
      <w:bodyDiv w:val="1"/>
      <w:marLeft w:val="0"/>
      <w:marRight w:val="0"/>
      <w:marTop w:val="0"/>
      <w:marBottom w:val="0"/>
      <w:divBdr>
        <w:top w:val="none" w:sz="0" w:space="0" w:color="auto"/>
        <w:left w:val="none" w:sz="0" w:space="0" w:color="auto"/>
        <w:bottom w:val="none" w:sz="0" w:space="0" w:color="auto"/>
        <w:right w:val="none" w:sz="0" w:space="0" w:color="auto"/>
      </w:divBdr>
    </w:div>
    <w:div w:id="649290824">
      <w:bodyDiv w:val="1"/>
      <w:marLeft w:val="0"/>
      <w:marRight w:val="0"/>
      <w:marTop w:val="0"/>
      <w:marBottom w:val="0"/>
      <w:divBdr>
        <w:top w:val="none" w:sz="0" w:space="0" w:color="auto"/>
        <w:left w:val="none" w:sz="0" w:space="0" w:color="auto"/>
        <w:bottom w:val="none" w:sz="0" w:space="0" w:color="auto"/>
        <w:right w:val="none" w:sz="0" w:space="0" w:color="auto"/>
      </w:divBdr>
    </w:div>
    <w:div w:id="655064777">
      <w:bodyDiv w:val="1"/>
      <w:marLeft w:val="0"/>
      <w:marRight w:val="0"/>
      <w:marTop w:val="0"/>
      <w:marBottom w:val="0"/>
      <w:divBdr>
        <w:top w:val="none" w:sz="0" w:space="0" w:color="auto"/>
        <w:left w:val="none" w:sz="0" w:space="0" w:color="auto"/>
        <w:bottom w:val="none" w:sz="0" w:space="0" w:color="auto"/>
        <w:right w:val="none" w:sz="0" w:space="0" w:color="auto"/>
      </w:divBdr>
    </w:div>
    <w:div w:id="662007573">
      <w:bodyDiv w:val="1"/>
      <w:marLeft w:val="0"/>
      <w:marRight w:val="0"/>
      <w:marTop w:val="0"/>
      <w:marBottom w:val="0"/>
      <w:divBdr>
        <w:top w:val="none" w:sz="0" w:space="0" w:color="auto"/>
        <w:left w:val="none" w:sz="0" w:space="0" w:color="auto"/>
        <w:bottom w:val="none" w:sz="0" w:space="0" w:color="auto"/>
        <w:right w:val="none" w:sz="0" w:space="0" w:color="auto"/>
      </w:divBdr>
    </w:div>
    <w:div w:id="670371999">
      <w:bodyDiv w:val="1"/>
      <w:marLeft w:val="0"/>
      <w:marRight w:val="0"/>
      <w:marTop w:val="0"/>
      <w:marBottom w:val="0"/>
      <w:divBdr>
        <w:top w:val="none" w:sz="0" w:space="0" w:color="auto"/>
        <w:left w:val="none" w:sz="0" w:space="0" w:color="auto"/>
        <w:bottom w:val="none" w:sz="0" w:space="0" w:color="auto"/>
        <w:right w:val="none" w:sz="0" w:space="0" w:color="auto"/>
      </w:divBdr>
    </w:div>
    <w:div w:id="685865502">
      <w:bodyDiv w:val="1"/>
      <w:marLeft w:val="0"/>
      <w:marRight w:val="0"/>
      <w:marTop w:val="0"/>
      <w:marBottom w:val="0"/>
      <w:divBdr>
        <w:top w:val="none" w:sz="0" w:space="0" w:color="auto"/>
        <w:left w:val="none" w:sz="0" w:space="0" w:color="auto"/>
        <w:bottom w:val="none" w:sz="0" w:space="0" w:color="auto"/>
        <w:right w:val="none" w:sz="0" w:space="0" w:color="auto"/>
      </w:divBdr>
    </w:div>
    <w:div w:id="694382151">
      <w:bodyDiv w:val="1"/>
      <w:marLeft w:val="0"/>
      <w:marRight w:val="0"/>
      <w:marTop w:val="0"/>
      <w:marBottom w:val="0"/>
      <w:divBdr>
        <w:top w:val="none" w:sz="0" w:space="0" w:color="auto"/>
        <w:left w:val="none" w:sz="0" w:space="0" w:color="auto"/>
        <w:bottom w:val="none" w:sz="0" w:space="0" w:color="auto"/>
        <w:right w:val="none" w:sz="0" w:space="0" w:color="auto"/>
      </w:divBdr>
      <w:divsChild>
        <w:div w:id="206796756">
          <w:marLeft w:val="-720"/>
          <w:marRight w:val="0"/>
          <w:marTop w:val="0"/>
          <w:marBottom w:val="0"/>
          <w:divBdr>
            <w:top w:val="none" w:sz="0" w:space="0" w:color="auto"/>
            <w:left w:val="none" w:sz="0" w:space="0" w:color="auto"/>
            <w:bottom w:val="none" w:sz="0" w:space="0" w:color="auto"/>
            <w:right w:val="none" w:sz="0" w:space="0" w:color="auto"/>
          </w:divBdr>
        </w:div>
      </w:divsChild>
    </w:div>
    <w:div w:id="726802355">
      <w:bodyDiv w:val="1"/>
      <w:marLeft w:val="0"/>
      <w:marRight w:val="0"/>
      <w:marTop w:val="0"/>
      <w:marBottom w:val="0"/>
      <w:divBdr>
        <w:top w:val="none" w:sz="0" w:space="0" w:color="auto"/>
        <w:left w:val="none" w:sz="0" w:space="0" w:color="auto"/>
        <w:bottom w:val="none" w:sz="0" w:space="0" w:color="auto"/>
        <w:right w:val="none" w:sz="0" w:space="0" w:color="auto"/>
      </w:divBdr>
    </w:div>
    <w:div w:id="788427845">
      <w:bodyDiv w:val="1"/>
      <w:marLeft w:val="0"/>
      <w:marRight w:val="0"/>
      <w:marTop w:val="0"/>
      <w:marBottom w:val="0"/>
      <w:divBdr>
        <w:top w:val="none" w:sz="0" w:space="0" w:color="auto"/>
        <w:left w:val="none" w:sz="0" w:space="0" w:color="auto"/>
        <w:bottom w:val="none" w:sz="0" w:space="0" w:color="auto"/>
        <w:right w:val="none" w:sz="0" w:space="0" w:color="auto"/>
      </w:divBdr>
    </w:div>
    <w:div w:id="789665729">
      <w:bodyDiv w:val="1"/>
      <w:marLeft w:val="0"/>
      <w:marRight w:val="0"/>
      <w:marTop w:val="0"/>
      <w:marBottom w:val="0"/>
      <w:divBdr>
        <w:top w:val="none" w:sz="0" w:space="0" w:color="auto"/>
        <w:left w:val="none" w:sz="0" w:space="0" w:color="auto"/>
        <w:bottom w:val="none" w:sz="0" w:space="0" w:color="auto"/>
        <w:right w:val="none" w:sz="0" w:space="0" w:color="auto"/>
      </w:divBdr>
    </w:div>
    <w:div w:id="810247528">
      <w:bodyDiv w:val="1"/>
      <w:marLeft w:val="0"/>
      <w:marRight w:val="0"/>
      <w:marTop w:val="0"/>
      <w:marBottom w:val="0"/>
      <w:divBdr>
        <w:top w:val="none" w:sz="0" w:space="0" w:color="auto"/>
        <w:left w:val="none" w:sz="0" w:space="0" w:color="auto"/>
        <w:bottom w:val="none" w:sz="0" w:space="0" w:color="auto"/>
        <w:right w:val="none" w:sz="0" w:space="0" w:color="auto"/>
      </w:divBdr>
    </w:div>
    <w:div w:id="818232895">
      <w:bodyDiv w:val="1"/>
      <w:marLeft w:val="0"/>
      <w:marRight w:val="0"/>
      <w:marTop w:val="0"/>
      <w:marBottom w:val="0"/>
      <w:divBdr>
        <w:top w:val="none" w:sz="0" w:space="0" w:color="auto"/>
        <w:left w:val="none" w:sz="0" w:space="0" w:color="auto"/>
        <w:bottom w:val="none" w:sz="0" w:space="0" w:color="auto"/>
        <w:right w:val="none" w:sz="0" w:space="0" w:color="auto"/>
      </w:divBdr>
    </w:div>
    <w:div w:id="868566147">
      <w:bodyDiv w:val="1"/>
      <w:marLeft w:val="0"/>
      <w:marRight w:val="0"/>
      <w:marTop w:val="0"/>
      <w:marBottom w:val="0"/>
      <w:divBdr>
        <w:top w:val="none" w:sz="0" w:space="0" w:color="auto"/>
        <w:left w:val="none" w:sz="0" w:space="0" w:color="auto"/>
        <w:bottom w:val="none" w:sz="0" w:space="0" w:color="auto"/>
        <w:right w:val="none" w:sz="0" w:space="0" w:color="auto"/>
      </w:divBdr>
      <w:divsChild>
        <w:div w:id="1286347139">
          <w:marLeft w:val="-720"/>
          <w:marRight w:val="0"/>
          <w:marTop w:val="0"/>
          <w:marBottom w:val="0"/>
          <w:divBdr>
            <w:top w:val="none" w:sz="0" w:space="0" w:color="auto"/>
            <w:left w:val="none" w:sz="0" w:space="0" w:color="auto"/>
            <w:bottom w:val="none" w:sz="0" w:space="0" w:color="auto"/>
            <w:right w:val="none" w:sz="0" w:space="0" w:color="auto"/>
          </w:divBdr>
        </w:div>
      </w:divsChild>
    </w:div>
    <w:div w:id="897983734">
      <w:bodyDiv w:val="1"/>
      <w:marLeft w:val="0"/>
      <w:marRight w:val="0"/>
      <w:marTop w:val="0"/>
      <w:marBottom w:val="0"/>
      <w:divBdr>
        <w:top w:val="none" w:sz="0" w:space="0" w:color="auto"/>
        <w:left w:val="none" w:sz="0" w:space="0" w:color="auto"/>
        <w:bottom w:val="none" w:sz="0" w:space="0" w:color="auto"/>
        <w:right w:val="none" w:sz="0" w:space="0" w:color="auto"/>
      </w:divBdr>
    </w:div>
    <w:div w:id="933711446">
      <w:bodyDiv w:val="1"/>
      <w:marLeft w:val="0"/>
      <w:marRight w:val="0"/>
      <w:marTop w:val="0"/>
      <w:marBottom w:val="0"/>
      <w:divBdr>
        <w:top w:val="none" w:sz="0" w:space="0" w:color="auto"/>
        <w:left w:val="none" w:sz="0" w:space="0" w:color="auto"/>
        <w:bottom w:val="none" w:sz="0" w:space="0" w:color="auto"/>
        <w:right w:val="none" w:sz="0" w:space="0" w:color="auto"/>
      </w:divBdr>
    </w:div>
    <w:div w:id="942495622">
      <w:bodyDiv w:val="1"/>
      <w:marLeft w:val="0"/>
      <w:marRight w:val="0"/>
      <w:marTop w:val="0"/>
      <w:marBottom w:val="0"/>
      <w:divBdr>
        <w:top w:val="none" w:sz="0" w:space="0" w:color="auto"/>
        <w:left w:val="none" w:sz="0" w:space="0" w:color="auto"/>
        <w:bottom w:val="none" w:sz="0" w:space="0" w:color="auto"/>
        <w:right w:val="none" w:sz="0" w:space="0" w:color="auto"/>
      </w:divBdr>
    </w:div>
    <w:div w:id="988363131">
      <w:bodyDiv w:val="1"/>
      <w:marLeft w:val="0"/>
      <w:marRight w:val="0"/>
      <w:marTop w:val="0"/>
      <w:marBottom w:val="0"/>
      <w:divBdr>
        <w:top w:val="none" w:sz="0" w:space="0" w:color="auto"/>
        <w:left w:val="none" w:sz="0" w:space="0" w:color="auto"/>
        <w:bottom w:val="none" w:sz="0" w:space="0" w:color="auto"/>
        <w:right w:val="none" w:sz="0" w:space="0" w:color="auto"/>
      </w:divBdr>
    </w:div>
    <w:div w:id="1007174460">
      <w:bodyDiv w:val="1"/>
      <w:marLeft w:val="0"/>
      <w:marRight w:val="0"/>
      <w:marTop w:val="0"/>
      <w:marBottom w:val="0"/>
      <w:divBdr>
        <w:top w:val="none" w:sz="0" w:space="0" w:color="auto"/>
        <w:left w:val="none" w:sz="0" w:space="0" w:color="auto"/>
        <w:bottom w:val="none" w:sz="0" w:space="0" w:color="auto"/>
        <w:right w:val="none" w:sz="0" w:space="0" w:color="auto"/>
      </w:divBdr>
    </w:div>
    <w:div w:id="1009799221">
      <w:bodyDiv w:val="1"/>
      <w:marLeft w:val="0"/>
      <w:marRight w:val="0"/>
      <w:marTop w:val="0"/>
      <w:marBottom w:val="0"/>
      <w:divBdr>
        <w:top w:val="none" w:sz="0" w:space="0" w:color="auto"/>
        <w:left w:val="none" w:sz="0" w:space="0" w:color="auto"/>
        <w:bottom w:val="none" w:sz="0" w:space="0" w:color="auto"/>
        <w:right w:val="none" w:sz="0" w:space="0" w:color="auto"/>
      </w:divBdr>
    </w:div>
    <w:div w:id="1031414556">
      <w:bodyDiv w:val="1"/>
      <w:marLeft w:val="0"/>
      <w:marRight w:val="0"/>
      <w:marTop w:val="0"/>
      <w:marBottom w:val="0"/>
      <w:divBdr>
        <w:top w:val="none" w:sz="0" w:space="0" w:color="auto"/>
        <w:left w:val="none" w:sz="0" w:space="0" w:color="auto"/>
        <w:bottom w:val="none" w:sz="0" w:space="0" w:color="auto"/>
        <w:right w:val="none" w:sz="0" w:space="0" w:color="auto"/>
      </w:divBdr>
    </w:div>
    <w:div w:id="1085881685">
      <w:bodyDiv w:val="1"/>
      <w:marLeft w:val="0"/>
      <w:marRight w:val="0"/>
      <w:marTop w:val="0"/>
      <w:marBottom w:val="0"/>
      <w:divBdr>
        <w:top w:val="none" w:sz="0" w:space="0" w:color="auto"/>
        <w:left w:val="none" w:sz="0" w:space="0" w:color="auto"/>
        <w:bottom w:val="none" w:sz="0" w:space="0" w:color="auto"/>
        <w:right w:val="none" w:sz="0" w:space="0" w:color="auto"/>
      </w:divBdr>
    </w:div>
    <w:div w:id="1125123324">
      <w:bodyDiv w:val="1"/>
      <w:marLeft w:val="0"/>
      <w:marRight w:val="0"/>
      <w:marTop w:val="0"/>
      <w:marBottom w:val="0"/>
      <w:divBdr>
        <w:top w:val="none" w:sz="0" w:space="0" w:color="auto"/>
        <w:left w:val="none" w:sz="0" w:space="0" w:color="auto"/>
        <w:bottom w:val="none" w:sz="0" w:space="0" w:color="auto"/>
        <w:right w:val="none" w:sz="0" w:space="0" w:color="auto"/>
      </w:divBdr>
    </w:div>
    <w:div w:id="1126050141">
      <w:bodyDiv w:val="1"/>
      <w:marLeft w:val="0"/>
      <w:marRight w:val="0"/>
      <w:marTop w:val="0"/>
      <w:marBottom w:val="0"/>
      <w:divBdr>
        <w:top w:val="none" w:sz="0" w:space="0" w:color="auto"/>
        <w:left w:val="none" w:sz="0" w:space="0" w:color="auto"/>
        <w:bottom w:val="none" w:sz="0" w:space="0" w:color="auto"/>
        <w:right w:val="none" w:sz="0" w:space="0" w:color="auto"/>
      </w:divBdr>
    </w:div>
    <w:div w:id="1128624745">
      <w:bodyDiv w:val="1"/>
      <w:marLeft w:val="0"/>
      <w:marRight w:val="0"/>
      <w:marTop w:val="0"/>
      <w:marBottom w:val="0"/>
      <w:divBdr>
        <w:top w:val="none" w:sz="0" w:space="0" w:color="auto"/>
        <w:left w:val="none" w:sz="0" w:space="0" w:color="auto"/>
        <w:bottom w:val="none" w:sz="0" w:space="0" w:color="auto"/>
        <w:right w:val="none" w:sz="0" w:space="0" w:color="auto"/>
      </w:divBdr>
    </w:div>
    <w:div w:id="1138062318">
      <w:bodyDiv w:val="1"/>
      <w:marLeft w:val="0"/>
      <w:marRight w:val="0"/>
      <w:marTop w:val="0"/>
      <w:marBottom w:val="0"/>
      <w:divBdr>
        <w:top w:val="none" w:sz="0" w:space="0" w:color="auto"/>
        <w:left w:val="none" w:sz="0" w:space="0" w:color="auto"/>
        <w:bottom w:val="none" w:sz="0" w:space="0" w:color="auto"/>
        <w:right w:val="none" w:sz="0" w:space="0" w:color="auto"/>
      </w:divBdr>
      <w:divsChild>
        <w:div w:id="1033113372">
          <w:marLeft w:val="-720"/>
          <w:marRight w:val="0"/>
          <w:marTop w:val="0"/>
          <w:marBottom w:val="0"/>
          <w:divBdr>
            <w:top w:val="none" w:sz="0" w:space="0" w:color="auto"/>
            <w:left w:val="none" w:sz="0" w:space="0" w:color="auto"/>
            <w:bottom w:val="none" w:sz="0" w:space="0" w:color="auto"/>
            <w:right w:val="none" w:sz="0" w:space="0" w:color="auto"/>
          </w:divBdr>
        </w:div>
      </w:divsChild>
    </w:div>
    <w:div w:id="1149593773">
      <w:bodyDiv w:val="1"/>
      <w:marLeft w:val="0"/>
      <w:marRight w:val="0"/>
      <w:marTop w:val="0"/>
      <w:marBottom w:val="0"/>
      <w:divBdr>
        <w:top w:val="none" w:sz="0" w:space="0" w:color="auto"/>
        <w:left w:val="none" w:sz="0" w:space="0" w:color="auto"/>
        <w:bottom w:val="none" w:sz="0" w:space="0" w:color="auto"/>
        <w:right w:val="none" w:sz="0" w:space="0" w:color="auto"/>
      </w:divBdr>
    </w:div>
    <w:div w:id="1151478639">
      <w:bodyDiv w:val="1"/>
      <w:marLeft w:val="0"/>
      <w:marRight w:val="0"/>
      <w:marTop w:val="0"/>
      <w:marBottom w:val="0"/>
      <w:divBdr>
        <w:top w:val="none" w:sz="0" w:space="0" w:color="auto"/>
        <w:left w:val="none" w:sz="0" w:space="0" w:color="auto"/>
        <w:bottom w:val="none" w:sz="0" w:space="0" w:color="auto"/>
        <w:right w:val="none" w:sz="0" w:space="0" w:color="auto"/>
      </w:divBdr>
    </w:div>
    <w:div w:id="1153638173">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sChild>
        <w:div w:id="1004478468">
          <w:marLeft w:val="-720"/>
          <w:marRight w:val="0"/>
          <w:marTop w:val="0"/>
          <w:marBottom w:val="0"/>
          <w:divBdr>
            <w:top w:val="none" w:sz="0" w:space="0" w:color="auto"/>
            <w:left w:val="none" w:sz="0" w:space="0" w:color="auto"/>
            <w:bottom w:val="none" w:sz="0" w:space="0" w:color="auto"/>
            <w:right w:val="none" w:sz="0" w:space="0" w:color="auto"/>
          </w:divBdr>
        </w:div>
      </w:divsChild>
    </w:div>
    <w:div w:id="1173448446">
      <w:bodyDiv w:val="1"/>
      <w:marLeft w:val="0"/>
      <w:marRight w:val="0"/>
      <w:marTop w:val="0"/>
      <w:marBottom w:val="0"/>
      <w:divBdr>
        <w:top w:val="none" w:sz="0" w:space="0" w:color="auto"/>
        <w:left w:val="none" w:sz="0" w:space="0" w:color="auto"/>
        <w:bottom w:val="none" w:sz="0" w:space="0" w:color="auto"/>
        <w:right w:val="none" w:sz="0" w:space="0" w:color="auto"/>
      </w:divBdr>
    </w:div>
    <w:div w:id="1199202237">
      <w:bodyDiv w:val="1"/>
      <w:marLeft w:val="0"/>
      <w:marRight w:val="0"/>
      <w:marTop w:val="0"/>
      <w:marBottom w:val="0"/>
      <w:divBdr>
        <w:top w:val="none" w:sz="0" w:space="0" w:color="auto"/>
        <w:left w:val="none" w:sz="0" w:space="0" w:color="auto"/>
        <w:bottom w:val="none" w:sz="0" w:space="0" w:color="auto"/>
        <w:right w:val="none" w:sz="0" w:space="0" w:color="auto"/>
      </w:divBdr>
    </w:div>
    <w:div w:id="1213688871">
      <w:bodyDiv w:val="1"/>
      <w:marLeft w:val="0"/>
      <w:marRight w:val="0"/>
      <w:marTop w:val="0"/>
      <w:marBottom w:val="0"/>
      <w:divBdr>
        <w:top w:val="none" w:sz="0" w:space="0" w:color="auto"/>
        <w:left w:val="none" w:sz="0" w:space="0" w:color="auto"/>
        <w:bottom w:val="none" w:sz="0" w:space="0" w:color="auto"/>
        <w:right w:val="none" w:sz="0" w:space="0" w:color="auto"/>
      </w:divBdr>
      <w:divsChild>
        <w:div w:id="325673992">
          <w:marLeft w:val="0"/>
          <w:marRight w:val="0"/>
          <w:marTop w:val="0"/>
          <w:marBottom w:val="0"/>
          <w:divBdr>
            <w:top w:val="none" w:sz="0" w:space="0" w:color="auto"/>
            <w:left w:val="none" w:sz="0" w:space="0" w:color="auto"/>
            <w:bottom w:val="none" w:sz="0" w:space="0" w:color="auto"/>
            <w:right w:val="none" w:sz="0" w:space="0" w:color="auto"/>
          </w:divBdr>
          <w:divsChild>
            <w:div w:id="1796675349">
              <w:marLeft w:val="0"/>
              <w:marRight w:val="0"/>
              <w:marTop w:val="0"/>
              <w:marBottom w:val="0"/>
              <w:divBdr>
                <w:top w:val="none" w:sz="0" w:space="0" w:color="auto"/>
                <w:left w:val="none" w:sz="0" w:space="0" w:color="auto"/>
                <w:bottom w:val="none" w:sz="0" w:space="0" w:color="auto"/>
                <w:right w:val="none" w:sz="0" w:space="0" w:color="auto"/>
              </w:divBdr>
            </w:div>
          </w:divsChild>
        </w:div>
        <w:div w:id="383990663">
          <w:marLeft w:val="0"/>
          <w:marRight w:val="0"/>
          <w:marTop w:val="0"/>
          <w:marBottom w:val="0"/>
          <w:divBdr>
            <w:top w:val="none" w:sz="0" w:space="0" w:color="auto"/>
            <w:left w:val="none" w:sz="0" w:space="0" w:color="auto"/>
            <w:bottom w:val="none" w:sz="0" w:space="0" w:color="auto"/>
            <w:right w:val="none" w:sz="0" w:space="0" w:color="auto"/>
          </w:divBdr>
          <w:divsChild>
            <w:div w:id="295331941">
              <w:marLeft w:val="0"/>
              <w:marRight w:val="0"/>
              <w:marTop w:val="0"/>
              <w:marBottom w:val="0"/>
              <w:divBdr>
                <w:top w:val="none" w:sz="0" w:space="0" w:color="auto"/>
                <w:left w:val="none" w:sz="0" w:space="0" w:color="auto"/>
                <w:bottom w:val="none" w:sz="0" w:space="0" w:color="auto"/>
                <w:right w:val="none" w:sz="0" w:space="0" w:color="auto"/>
              </w:divBdr>
            </w:div>
          </w:divsChild>
        </w:div>
        <w:div w:id="677537610">
          <w:marLeft w:val="0"/>
          <w:marRight w:val="0"/>
          <w:marTop w:val="0"/>
          <w:marBottom w:val="0"/>
          <w:divBdr>
            <w:top w:val="none" w:sz="0" w:space="0" w:color="auto"/>
            <w:left w:val="none" w:sz="0" w:space="0" w:color="auto"/>
            <w:bottom w:val="none" w:sz="0" w:space="0" w:color="auto"/>
            <w:right w:val="none" w:sz="0" w:space="0" w:color="auto"/>
          </w:divBdr>
          <w:divsChild>
            <w:div w:id="434905361">
              <w:marLeft w:val="0"/>
              <w:marRight w:val="0"/>
              <w:marTop w:val="0"/>
              <w:marBottom w:val="0"/>
              <w:divBdr>
                <w:top w:val="none" w:sz="0" w:space="0" w:color="auto"/>
                <w:left w:val="none" w:sz="0" w:space="0" w:color="auto"/>
                <w:bottom w:val="none" w:sz="0" w:space="0" w:color="auto"/>
                <w:right w:val="none" w:sz="0" w:space="0" w:color="auto"/>
              </w:divBdr>
            </w:div>
          </w:divsChild>
        </w:div>
        <w:div w:id="985596229">
          <w:marLeft w:val="0"/>
          <w:marRight w:val="0"/>
          <w:marTop w:val="0"/>
          <w:marBottom w:val="0"/>
          <w:divBdr>
            <w:top w:val="none" w:sz="0" w:space="0" w:color="auto"/>
            <w:left w:val="none" w:sz="0" w:space="0" w:color="auto"/>
            <w:bottom w:val="none" w:sz="0" w:space="0" w:color="auto"/>
            <w:right w:val="none" w:sz="0" w:space="0" w:color="auto"/>
          </w:divBdr>
          <w:divsChild>
            <w:div w:id="1189678005">
              <w:marLeft w:val="0"/>
              <w:marRight w:val="0"/>
              <w:marTop w:val="0"/>
              <w:marBottom w:val="0"/>
              <w:divBdr>
                <w:top w:val="none" w:sz="0" w:space="0" w:color="auto"/>
                <w:left w:val="none" w:sz="0" w:space="0" w:color="auto"/>
                <w:bottom w:val="none" w:sz="0" w:space="0" w:color="auto"/>
                <w:right w:val="none" w:sz="0" w:space="0" w:color="auto"/>
              </w:divBdr>
            </w:div>
          </w:divsChild>
        </w:div>
        <w:div w:id="1003823870">
          <w:marLeft w:val="0"/>
          <w:marRight w:val="0"/>
          <w:marTop w:val="0"/>
          <w:marBottom w:val="0"/>
          <w:divBdr>
            <w:top w:val="none" w:sz="0" w:space="0" w:color="auto"/>
            <w:left w:val="none" w:sz="0" w:space="0" w:color="auto"/>
            <w:bottom w:val="none" w:sz="0" w:space="0" w:color="auto"/>
            <w:right w:val="none" w:sz="0" w:space="0" w:color="auto"/>
          </w:divBdr>
          <w:divsChild>
            <w:div w:id="938680250">
              <w:marLeft w:val="0"/>
              <w:marRight w:val="0"/>
              <w:marTop w:val="0"/>
              <w:marBottom w:val="0"/>
              <w:divBdr>
                <w:top w:val="none" w:sz="0" w:space="0" w:color="auto"/>
                <w:left w:val="none" w:sz="0" w:space="0" w:color="auto"/>
                <w:bottom w:val="none" w:sz="0" w:space="0" w:color="auto"/>
                <w:right w:val="none" w:sz="0" w:space="0" w:color="auto"/>
              </w:divBdr>
            </w:div>
          </w:divsChild>
        </w:div>
        <w:div w:id="1305351360">
          <w:marLeft w:val="0"/>
          <w:marRight w:val="0"/>
          <w:marTop w:val="0"/>
          <w:marBottom w:val="0"/>
          <w:divBdr>
            <w:top w:val="none" w:sz="0" w:space="0" w:color="auto"/>
            <w:left w:val="none" w:sz="0" w:space="0" w:color="auto"/>
            <w:bottom w:val="none" w:sz="0" w:space="0" w:color="auto"/>
            <w:right w:val="none" w:sz="0" w:space="0" w:color="auto"/>
          </w:divBdr>
          <w:divsChild>
            <w:div w:id="1525558110">
              <w:marLeft w:val="0"/>
              <w:marRight w:val="0"/>
              <w:marTop w:val="0"/>
              <w:marBottom w:val="0"/>
              <w:divBdr>
                <w:top w:val="none" w:sz="0" w:space="0" w:color="auto"/>
                <w:left w:val="none" w:sz="0" w:space="0" w:color="auto"/>
                <w:bottom w:val="none" w:sz="0" w:space="0" w:color="auto"/>
                <w:right w:val="none" w:sz="0" w:space="0" w:color="auto"/>
              </w:divBdr>
            </w:div>
          </w:divsChild>
        </w:div>
        <w:div w:id="1493134319">
          <w:marLeft w:val="0"/>
          <w:marRight w:val="0"/>
          <w:marTop w:val="0"/>
          <w:marBottom w:val="0"/>
          <w:divBdr>
            <w:top w:val="none" w:sz="0" w:space="0" w:color="auto"/>
            <w:left w:val="none" w:sz="0" w:space="0" w:color="auto"/>
            <w:bottom w:val="none" w:sz="0" w:space="0" w:color="auto"/>
            <w:right w:val="none" w:sz="0" w:space="0" w:color="auto"/>
          </w:divBdr>
          <w:divsChild>
            <w:div w:id="469592797">
              <w:marLeft w:val="0"/>
              <w:marRight w:val="0"/>
              <w:marTop w:val="0"/>
              <w:marBottom w:val="0"/>
              <w:divBdr>
                <w:top w:val="none" w:sz="0" w:space="0" w:color="auto"/>
                <w:left w:val="none" w:sz="0" w:space="0" w:color="auto"/>
                <w:bottom w:val="none" w:sz="0" w:space="0" w:color="auto"/>
                <w:right w:val="none" w:sz="0" w:space="0" w:color="auto"/>
              </w:divBdr>
            </w:div>
          </w:divsChild>
        </w:div>
        <w:div w:id="1755279871">
          <w:marLeft w:val="0"/>
          <w:marRight w:val="0"/>
          <w:marTop w:val="0"/>
          <w:marBottom w:val="0"/>
          <w:divBdr>
            <w:top w:val="none" w:sz="0" w:space="0" w:color="auto"/>
            <w:left w:val="none" w:sz="0" w:space="0" w:color="auto"/>
            <w:bottom w:val="none" w:sz="0" w:space="0" w:color="auto"/>
            <w:right w:val="none" w:sz="0" w:space="0" w:color="auto"/>
          </w:divBdr>
          <w:divsChild>
            <w:div w:id="468474799">
              <w:marLeft w:val="0"/>
              <w:marRight w:val="0"/>
              <w:marTop w:val="0"/>
              <w:marBottom w:val="0"/>
              <w:divBdr>
                <w:top w:val="none" w:sz="0" w:space="0" w:color="auto"/>
                <w:left w:val="none" w:sz="0" w:space="0" w:color="auto"/>
                <w:bottom w:val="none" w:sz="0" w:space="0" w:color="auto"/>
                <w:right w:val="none" w:sz="0" w:space="0" w:color="auto"/>
              </w:divBdr>
            </w:div>
          </w:divsChild>
        </w:div>
        <w:div w:id="1814906659">
          <w:marLeft w:val="0"/>
          <w:marRight w:val="0"/>
          <w:marTop w:val="0"/>
          <w:marBottom w:val="0"/>
          <w:divBdr>
            <w:top w:val="none" w:sz="0" w:space="0" w:color="auto"/>
            <w:left w:val="none" w:sz="0" w:space="0" w:color="auto"/>
            <w:bottom w:val="none" w:sz="0" w:space="0" w:color="auto"/>
            <w:right w:val="none" w:sz="0" w:space="0" w:color="auto"/>
          </w:divBdr>
          <w:divsChild>
            <w:div w:id="1959292979">
              <w:marLeft w:val="0"/>
              <w:marRight w:val="0"/>
              <w:marTop w:val="0"/>
              <w:marBottom w:val="0"/>
              <w:divBdr>
                <w:top w:val="none" w:sz="0" w:space="0" w:color="auto"/>
                <w:left w:val="none" w:sz="0" w:space="0" w:color="auto"/>
                <w:bottom w:val="none" w:sz="0" w:space="0" w:color="auto"/>
                <w:right w:val="none" w:sz="0" w:space="0" w:color="auto"/>
              </w:divBdr>
            </w:div>
          </w:divsChild>
        </w:div>
        <w:div w:id="2005741193">
          <w:marLeft w:val="0"/>
          <w:marRight w:val="0"/>
          <w:marTop w:val="0"/>
          <w:marBottom w:val="0"/>
          <w:divBdr>
            <w:top w:val="none" w:sz="0" w:space="0" w:color="auto"/>
            <w:left w:val="none" w:sz="0" w:space="0" w:color="auto"/>
            <w:bottom w:val="none" w:sz="0" w:space="0" w:color="auto"/>
            <w:right w:val="none" w:sz="0" w:space="0" w:color="auto"/>
          </w:divBdr>
          <w:divsChild>
            <w:div w:id="9945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6281">
      <w:bodyDiv w:val="1"/>
      <w:marLeft w:val="0"/>
      <w:marRight w:val="0"/>
      <w:marTop w:val="0"/>
      <w:marBottom w:val="0"/>
      <w:divBdr>
        <w:top w:val="none" w:sz="0" w:space="0" w:color="auto"/>
        <w:left w:val="none" w:sz="0" w:space="0" w:color="auto"/>
        <w:bottom w:val="none" w:sz="0" w:space="0" w:color="auto"/>
        <w:right w:val="none" w:sz="0" w:space="0" w:color="auto"/>
      </w:divBdr>
    </w:div>
    <w:div w:id="1374695408">
      <w:bodyDiv w:val="1"/>
      <w:marLeft w:val="0"/>
      <w:marRight w:val="0"/>
      <w:marTop w:val="0"/>
      <w:marBottom w:val="0"/>
      <w:divBdr>
        <w:top w:val="none" w:sz="0" w:space="0" w:color="auto"/>
        <w:left w:val="none" w:sz="0" w:space="0" w:color="auto"/>
        <w:bottom w:val="none" w:sz="0" w:space="0" w:color="auto"/>
        <w:right w:val="none" w:sz="0" w:space="0" w:color="auto"/>
      </w:divBdr>
    </w:div>
    <w:div w:id="1397246494">
      <w:bodyDiv w:val="1"/>
      <w:marLeft w:val="0"/>
      <w:marRight w:val="0"/>
      <w:marTop w:val="0"/>
      <w:marBottom w:val="0"/>
      <w:divBdr>
        <w:top w:val="none" w:sz="0" w:space="0" w:color="auto"/>
        <w:left w:val="none" w:sz="0" w:space="0" w:color="auto"/>
        <w:bottom w:val="none" w:sz="0" w:space="0" w:color="auto"/>
        <w:right w:val="none" w:sz="0" w:space="0" w:color="auto"/>
      </w:divBdr>
    </w:div>
    <w:div w:id="1424300998">
      <w:bodyDiv w:val="1"/>
      <w:marLeft w:val="0"/>
      <w:marRight w:val="0"/>
      <w:marTop w:val="0"/>
      <w:marBottom w:val="0"/>
      <w:divBdr>
        <w:top w:val="none" w:sz="0" w:space="0" w:color="auto"/>
        <w:left w:val="none" w:sz="0" w:space="0" w:color="auto"/>
        <w:bottom w:val="none" w:sz="0" w:space="0" w:color="auto"/>
        <w:right w:val="none" w:sz="0" w:space="0" w:color="auto"/>
      </w:divBdr>
    </w:div>
    <w:div w:id="1454440479">
      <w:bodyDiv w:val="1"/>
      <w:marLeft w:val="0"/>
      <w:marRight w:val="0"/>
      <w:marTop w:val="0"/>
      <w:marBottom w:val="0"/>
      <w:divBdr>
        <w:top w:val="none" w:sz="0" w:space="0" w:color="auto"/>
        <w:left w:val="none" w:sz="0" w:space="0" w:color="auto"/>
        <w:bottom w:val="none" w:sz="0" w:space="0" w:color="auto"/>
        <w:right w:val="none" w:sz="0" w:space="0" w:color="auto"/>
      </w:divBdr>
    </w:div>
    <w:div w:id="1457486859">
      <w:bodyDiv w:val="1"/>
      <w:marLeft w:val="0"/>
      <w:marRight w:val="0"/>
      <w:marTop w:val="0"/>
      <w:marBottom w:val="0"/>
      <w:divBdr>
        <w:top w:val="none" w:sz="0" w:space="0" w:color="auto"/>
        <w:left w:val="none" w:sz="0" w:space="0" w:color="auto"/>
        <w:bottom w:val="none" w:sz="0" w:space="0" w:color="auto"/>
        <w:right w:val="none" w:sz="0" w:space="0" w:color="auto"/>
      </w:divBdr>
    </w:div>
    <w:div w:id="1457942190">
      <w:bodyDiv w:val="1"/>
      <w:marLeft w:val="0"/>
      <w:marRight w:val="0"/>
      <w:marTop w:val="0"/>
      <w:marBottom w:val="0"/>
      <w:divBdr>
        <w:top w:val="none" w:sz="0" w:space="0" w:color="auto"/>
        <w:left w:val="none" w:sz="0" w:space="0" w:color="auto"/>
        <w:bottom w:val="none" w:sz="0" w:space="0" w:color="auto"/>
        <w:right w:val="none" w:sz="0" w:space="0" w:color="auto"/>
      </w:divBdr>
    </w:div>
    <w:div w:id="1474249559">
      <w:bodyDiv w:val="1"/>
      <w:marLeft w:val="0"/>
      <w:marRight w:val="0"/>
      <w:marTop w:val="0"/>
      <w:marBottom w:val="0"/>
      <w:divBdr>
        <w:top w:val="none" w:sz="0" w:space="0" w:color="auto"/>
        <w:left w:val="none" w:sz="0" w:space="0" w:color="auto"/>
        <w:bottom w:val="none" w:sz="0" w:space="0" w:color="auto"/>
        <w:right w:val="none" w:sz="0" w:space="0" w:color="auto"/>
      </w:divBdr>
    </w:div>
    <w:div w:id="1479834999">
      <w:bodyDiv w:val="1"/>
      <w:marLeft w:val="0"/>
      <w:marRight w:val="0"/>
      <w:marTop w:val="0"/>
      <w:marBottom w:val="0"/>
      <w:divBdr>
        <w:top w:val="none" w:sz="0" w:space="0" w:color="auto"/>
        <w:left w:val="none" w:sz="0" w:space="0" w:color="auto"/>
        <w:bottom w:val="none" w:sz="0" w:space="0" w:color="auto"/>
        <w:right w:val="none" w:sz="0" w:space="0" w:color="auto"/>
      </w:divBdr>
    </w:div>
    <w:div w:id="1509782832">
      <w:bodyDiv w:val="1"/>
      <w:marLeft w:val="0"/>
      <w:marRight w:val="0"/>
      <w:marTop w:val="0"/>
      <w:marBottom w:val="0"/>
      <w:divBdr>
        <w:top w:val="none" w:sz="0" w:space="0" w:color="auto"/>
        <w:left w:val="none" w:sz="0" w:space="0" w:color="auto"/>
        <w:bottom w:val="none" w:sz="0" w:space="0" w:color="auto"/>
        <w:right w:val="none" w:sz="0" w:space="0" w:color="auto"/>
      </w:divBdr>
      <w:divsChild>
        <w:div w:id="2090301988">
          <w:marLeft w:val="-720"/>
          <w:marRight w:val="0"/>
          <w:marTop w:val="0"/>
          <w:marBottom w:val="0"/>
          <w:divBdr>
            <w:top w:val="none" w:sz="0" w:space="0" w:color="auto"/>
            <w:left w:val="none" w:sz="0" w:space="0" w:color="auto"/>
            <w:bottom w:val="none" w:sz="0" w:space="0" w:color="auto"/>
            <w:right w:val="none" w:sz="0" w:space="0" w:color="auto"/>
          </w:divBdr>
        </w:div>
      </w:divsChild>
    </w:div>
    <w:div w:id="1520583942">
      <w:bodyDiv w:val="1"/>
      <w:marLeft w:val="0"/>
      <w:marRight w:val="0"/>
      <w:marTop w:val="0"/>
      <w:marBottom w:val="0"/>
      <w:divBdr>
        <w:top w:val="none" w:sz="0" w:space="0" w:color="auto"/>
        <w:left w:val="none" w:sz="0" w:space="0" w:color="auto"/>
        <w:bottom w:val="none" w:sz="0" w:space="0" w:color="auto"/>
        <w:right w:val="none" w:sz="0" w:space="0" w:color="auto"/>
      </w:divBdr>
    </w:div>
    <w:div w:id="1520773012">
      <w:bodyDiv w:val="1"/>
      <w:marLeft w:val="0"/>
      <w:marRight w:val="0"/>
      <w:marTop w:val="0"/>
      <w:marBottom w:val="0"/>
      <w:divBdr>
        <w:top w:val="none" w:sz="0" w:space="0" w:color="auto"/>
        <w:left w:val="none" w:sz="0" w:space="0" w:color="auto"/>
        <w:bottom w:val="none" w:sz="0" w:space="0" w:color="auto"/>
        <w:right w:val="none" w:sz="0" w:space="0" w:color="auto"/>
      </w:divBdr>
    </w:div>
    <w:div w:id="1526140752">
      <w:bodyDiv w:val="1"/>
      <w:marLeft w:val="0"/>
      <w:marRight w:val="0"/>
      <w:marTop w:val="0"/>
      <w:marBottom w:val="0"/>
      <w:divBdr>
        <w:top w:val="none" w:sz="0" w:space="0" w:color="auto"/>
        <w:left w:val="none" w:sz="0" w:space="0" w:color="auto"/>
        <w:bottom w:val="none" w:sz="0" w:space="0" w:color="auto"/>
        <w:right w:val="none" w:sz="0" w:space="0" w:color="auto"/>
      </w:divBdr>
      <w:divsChild>
        <w:div w:id="552081346">
          <w:marLeft w:val="0"/>
          <w:marRight w:val="0"/>
          <w:marTop w:val="0"/>
          <w:marBottom w:val="0"/>
          <w:divBdr>
            <w:top w:val="none" w:sz="0" w:space="0" w:color="auto"/>
            <w:left w:val="none" w:sz="0" w:space="0" w:color="auto"/>
            <w:bottom w:val="none" w:sz="0" w:space="0" w:color="auto"/>
            <w:right w:val="none" w:sz="0" w:space="0" w:color="auto"/>
          </w:divBdr>
          <w:divsChild>
            <w:div w:id="1966303720">
              <w:marLeft w:val="0"/>
              <w:marRight w:val="0"/>
              <w:marTop w:val="0"/>
              <w:marBottom w:val="0"/>
              <w:divBdr>
                <w:top w:val="none" w:sz="0" w:space="0" w:color="auto"/>
                <w:left w:val="none" w:sz="0" w:space="0" w:color="auto"/>
                <w:bottom w:val="none" w:sz="0" w:space="0" w:color="auto"/>
                <w:right w:val="none" w:sz="0" w:space="0" w:color="auto"/>
              </w:divBdr>
            </w:div>
          </w:divsChild>
        </w:div>
        <w:div w:id="789252072">
          <w:marLeft w:val="0"/>
          <w:marRight w:val="0"/>
          <w:marTop w:val="0"/>
          <w:marBottom w:val="0"/>
          <w:divBdr>
            <w:top w:val="none" w:sz="0" w:space="0" w:color="auto"/>
            <w:left w:val="none" w:sz="0" w:space="0" w:color="auto"/>
            <w:bottom w:val="none" w:sz="0" w:space="0" w:color="auto"/>
            <w:right w:val="none" w:sz="0" w:space="0" w:color="auto"/>
          </w:divBdr>
          <w:divsChild>
            <w:div w:id="103117673">
              <w:marLeft w:val="0"/>
              <w:marRight w:val="0"/>
              <w:marTop w:val="0"/>
              <w:marBottom w:val="0"/>
              <w:divBdr>
                <w:top w:val="none" w:sz="0" w:space="0" w:color="auto"/>
                <w:left w:val="none" w:sz="0" w:space="0" w:color="auto"/>
                <w:bottom w:val="none" w:sz="0" w:space="0" w:color="auto"/>
                <w:right w:val="none" w:sz="0" w:space="0" w:color="auto"/>
              </w:divBdr>
            </w:div>
          </w:divsChild>
        </w:div>
        <w:div w:id="1003631705">
          <w:marLeft w:val="0"/>
          <w:marRight w:val="0"/>
          <w:marTop w:val="0"/>
          <w:marBottom w:val="0"/>
          <w:divBdr>
            <w:top w:val="none" w:sz="0" w:space="0" w:color="auto"/>
            <w:left w:val="none" w:sz="0" w:space="0" w:color="auto"/>
            <w:bottom w:val="none" w:sz="0" w:space="0" w:color="auto"/>
            <w:right w:val="none" w:sz="0" w:space="0" w:color="auto"/>
          </w:divBdr>
          <w:divsChild>
            <w:div w:id="1877499965">
              <w:marLeft w:val="0"/>
              <w:marRight w:val="0"/>
              <w:marTop w:val="0"/>
              <w:marBottom w:val="0"/>
              <w:divBdr>
                <w:top w:val="none" w:sz="0" w:space="0" w:color="auto"/>
                <w:left w:val="none" w:sz="0" w:space="0" w:color="auto"/>
                <w:bottom w:val="none" w:sz="0" w:space="0" w:color="auto"/>
                <w:right w:val="none" w:sz="0" w:space="0" w:color="auto"/>
              </w:divBdr>
            </w:div>
          </w:divsChild>
        </w:div>
        <w:div w:id="1190492819">
          <w:marLeft w:val="0"/>
          <w:marRight w:val="0"/>
          <w:marTop w:val="0"/>
          <w:marBottom w:val="0"/>
          <w:divBdr>
            <w:top w:val="none" w:sz="0" w:space="0" w:color="auto"/>
            <w:left w:val="none" w:sz="0" w:space="0" w:color="auto"/>
            <w:bottom w:val="none" w:sz="0" w:space="0" w:color="auto"/>
            <w:right w:val="none" w:sz="0" w:space="0" w:color="auto"/>
          </w:divBdr>
          <w:divsChild>
            <w:div w:id="22561091">
              <w:marLeft w:val="0"/>
              <w:marRight w:val="0"/>
              <w:marTop w:val="0"/>
              <w:marBottom w:val="0"/>
              <w:divBdr>
                <w:top w:val="none" w:sz="0" w:space="0" w:color="auto"/>
                <w:left w:val="none" w:sz="0" w:space="0" w:color="auto"/>
                <w:bottom w:val="none" w:sz="0" w:space="0" w:color="auto"/>
                <w:right w:val="none" w:sz="0" w:space="0" w:color="auto"/>
              </w:divBdr>
            </w:div>
          </w:divsChild>
        </w:div>
        <w:div w:id="1280406418">
          <w:marLeft w:val="0"/>
          <w:marRight w:val="0"/>
          <w:marTop w:val="0"/>
          <w:marBottom w:val="0"/>
          <w:divBdr>
            <w:top w:val="none" w:sz="0" w:space="0" w:color="auto"/>
            <w:left w:val="none" w:sz="0" w:space="0" w:color="auto"/>
            <w:bottom w:val="none" w:sz="0" w:space="0" w:color="auto"/>
            <w:right w:val="none" w:sz="0" w:space="0" w:color="auto"/>
          </w:divBdr>
          <w:divsChild>
            <w:div w:id="757556757">
              <w:marLeft w:val="0"/>
              <w:marRight w:val="0"/>
              <w:marTop w:val="0"/>
              <w:marBottom w:val="0"/>
              <w:divBdr>
                <w:top w:val="none" w:sz="0" w:space="0" w:color="auto"/>
                <w:left w:val="none" w:sz="0" w:space="0" w:color="auto"/>
                <w:bottom w:val="none" w:sz="0" w:space="0" w:color="auto"/>
                <w:right w:val="none" w:sz="0" w:space="0" w:color="auto"/>
              </w:divBdr>
            </w:div>
          </w:divsChild>
        </w:div>
        <w:div w:id="1341784667">
          <w:marLeft w:val="0"/>
          <w:marRight w:val="0"/>
          <w:marTop w:val="0"/>
          <w:marBottom w:val="0"/>
          <w:divBdr>
            <w:top w:val="none" w:sz="0" w:space="0" w:color="auto"/>
            <w:left w:val="none" w:sz="0" w:space="0" w:color="auto"/>
            <w:bottom w:val="none" w:sz="0" w:space="0" w:color="auto"/>
            <w:right w:val="none" w:sz="0" w:space="0" w:color="auto"/>
          </w:divBdr>
          <w:divsChild>
            <w:div w:id="1462848816">
              <w:marLeft w:val="0"/>
              <w:marRight w:val="0"/>
              <w:marTop w:val="0"/>
              <w:marBottom w:val="0"/>
              <w:divBdr>
                <w:top w:val="none" w:sz="0" w:space="0" w:color="auto"/>
                <w:left w:val="none" w:sz="0" w:space="0" w:color="auto"/>
                <w:bottom w:val="none" w:sz="0" w:space="0" w:color="auto"/>
                <w:right w:val="none" w:sz="0" w:space="0" w:color="auto"/>
              </w:divBdr>
            </w:div>
          </w:divsChild>
        </w:div>
        <w:div w:id="1351955038">
          <w:marLeft w:val="0"/>
          <w:marRight w:val="0"/>
          <w:marTop w:val="0"/>
          <w:marBottom w:val="0"/>
          <w:divBdr>
            <w:top w:val="none" w:sz="0" w:space="0" w:color="auto"/>
            <w:left w:val="none" w:sz="0" w:space="0" w:color="auto"/>
            <w:bottom w:val="none" w:sz="0" w:space="0" w:color="auto"/>
            <w:right w:val="none" w:sz="0" w:space="0" w:color="auto"/>
          </w:divBdr>
          <w:divsChild>
            <w:div w:id="1180896235">
              <w:marLeft w:val="0"/>
              <w:marRight w:val="0"/>
              <w:marTop w:val="0"/>
              <w:marBottom w:val="0"/>
              <w:divBdr>
                <w:top w:val="none" w:sz="0" w:space="0" w:color="auto"/>
                <w:left w:val="none" w:sz="0" w:space="0" w:color="auto"/>
                <w:bottom w:val="none" w:sz="0" w:space="0" w:color="auto"/>
                <w:right w:val="none" w:sz="0" w:space="0" w:color="auto"/>
              </w:divBdr>
            </w:div>
          </w:divsChild>
        </w:div>
        <w:div w:id="1535998966">
          <w:marLeft w:val="0"/>
          <w:marRight w:val="0"/>
          <w:marTop w:val="0"/>
          <w:marBottom w:val="0"/>
          <w:divBdr>
            <w:top w:val="none" w:sz="0" w:space="0" w:color="auto"/>
            <w:left w:val="none" w:sz="0" w:space="0" w:color="auto"/>
            <w:bottom w:val="none" w:sz="0" w:space="0" w:color="auto"/>
            <w:right w:val="none" w:sz="0" w:space="0" w:color="auto"/>
          </w:divBdr>
          <w:divsChild>
            <w:div w:id="1543974974">
              <w:marLeft w:val="0"/>
              <w:marRight w:val="0"/>
              <w:marTop w:val="0"/>
              <w:marBottom w:val="0"/>
              <w:divBdr>
                <w:top w:val="none" w:sz="0" w:space="0" w:color="auto"/>
                <w:left w:val="none" w:sz="0" w:space="0" w:color="auto"/>
                <w:bottom w:val="none" w:sz="0" w:space="0" w:color="auto"/>
                <w:right w:val="none" w:sz="0" w:space="0" w:color="auto"/>
              </w:divBdr>
            </w:div>
          </w:divsChild>
        </w:div>
        <w:div w:id="1658142490">
          <w:marLeft w:val="0"/>
          <w:marRight w:val="0"/>
          <w:marTop w:val="0"/>
          <w:marBottom w:val="0"/>
          <w:divBdr>
            <w:top w:val="none" w:sz="0" w:space="0" w:color="auto"/>
            <w:left w:val="none" w:sz="0" w:space="0" w:color="auto"/>
            <w:bottom w:val="none" w:sz="0" w:space="0" w:color="auto"/>
            <w:right w:val="none" w:sz="0" w:space="0" w:color="auto"/>
          </w:divBdr>
          <w:divsChild>
            <w:div w:id="1421558414">
              <w:marLeft w:val="0"/>
              <w:marRight w:val="0"/>
              <w:marTop w:val="0"/>
              <w:marBottom w:val="0"/>
              <w:divBdr>
                <w:top w:val="none" w:sz="0" w:space="0" w:color="auto"/>
                <w:left w:val="none" w:sz="0" w:space="0" w:color="auto"/>
                <w:bottom w:val="none" w:sz="0" w:space="0" w:color="auto"/>
                <w:right w:val="none" w:sz="0" w:space="0" w:color="auto"/>
              </w:divBdr>
            </w:div>
          </w:divsChild>
        </w:div>
        <w:div w:id="1996717742">
          <w:marLeft w:val="0"/>
          <w:marRight w:val="0"/>
          <w:marTop w:val="0"/>
          <w:marBottom w:val="0"/>
          <w:divBdr>
            <w:top w:val="none" w:sz="0" w:space="0" w:color="auto"/>
            <w:left w:val="none" w:sz="0" w:space="0" w:color="auto"/>
            <w:bottom w:val="none" w:sz="0" w:space="0" w:color="auto"/>
            <w:right w:val="none" w:sz="0" w:space="0" w:color="auto"/>
          </w:divBdr>
          <w:divsChild>
            <w:div w:id="14429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651">
      <w:bodyDiv w:val="1"/>
      <w:marLeft w:val="0"/>
      <w:marRight w:val="0"/>
      <w:marTop w:val="0"/>
      <w:marBottom w:val="0"/>
      <w:divBdr>
        <w:top w:val="none" w:sz="0" w:space="0" w:color="auto"/>
        <w:left w:val="none" w:sz="0" w:space="0" w:color="auto"/>
        <w:bottom w:val="none" w:sz="0" w:space="0" w:color="auto"/>
        <w:right w:val="none" w:sz="0" w:space="0" w:color="auto"/>
      </w:divBdr>
    </w:div>
    <w:div w:id="1545211958">
      <w:bodyDiv w:val="1"/>
      <w:marLeft w:val="0"/>
      <w:marRight w:val="0"/>
      <w:marTop w:val="0"/>
      <w:marBottom w:val="0"/>
      <w:divBdr>
        <w:top w:val="none" w:sz="0" w:space="0" w:color="auto"/>
        <w:left w:val="none" w:sz="0" w:space="0" w:color="auto"/>
        <w:bottom w:val="none" w:sz="0" w:space="0" w:color="auto"/>
        <w:right w:val="none" w:sz="0" w:space="0" w:color="auto"/>
      </w:divBdr>
    </w:div>
    <w:div w:id="1559318162">
      <w:bodyDiv w:val="1"/>
      <w:marLeft w:val="0"/>
      <w:marRight w:val="0"/>
      <w:marTop w:val="0"/>
      <w:marBottom w:val="0"/>
      <w:divBdr>
        <w:top w:val="none" w:sz="0" w:space="0" w:color="auto"/>
        <w:left w:val="none" w:sz="0" w:space="0" w:color="auto"/>
        <w:bottom w:val="none" w:sz="0" w:space="0" w:color="auto"/>
        <w:right w:val="none" w:sz="0" w:space="0" w:color="auto"/>
      </w:divBdr>
    </w:div>
    <w:div w:id="1580946538">
      <w:bodyDiv w:val="1"/>
      <w:marLeft w:val="0"/>
      <w:marRight w:val="0"/>
      <w:marTop w:val="0"/>
      <w:marBottom w:val="0"/>
      <w:divBdr>
        <w:top w:val="none" w:sz="0" w:space="0" w:color="auto"/>
        <w:left w:val="none" w:sz="0" w:space="0" w:color="auto"/>
        <w:bottom w:val="none" w:sz="0" w:space="0" w:color="auto"/>
        <w:right w:val="none" w:sz="0" w:space="0" w:color="auto"/>
      </w:divBdr>
      <w:divsChild>
        <w:div w:id="1471436949">
          <w:marLeft w:val="336"/>
          <w:marRight w:val="0"/>
          <w:marTop w:val="120"/>
          <w:marBottom w:val="312"/>
          <w:divBdr>
            <w:top w:val="none" w:sz="0" w:space="0" w:color="auto"/>
            <w:left w:val="none" w:sz="0" w:space="0" w:color="auto"/>
            <w:bottom w:val="none" w:sz="0" w:space="0" w:color="auto"/>
            <w:right w:val="none" w:sz="0" w:space="0" w:color="auto"/>
          </w:divBdr>
          <w:divsChild>
            <w:div w:id="19207514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91427237">
      <w:bodyDiv w:val="1"/>
      <w:marLeft w:val="0"/>
      <w:marRight w:val="0"/>
      <w:marTop w:val="0"/>
      <w:marBottom w:val="0"/>
      <w:divBdr>
        <w:top w:val="none" w:sz="0" w:space="0" w:color="auto"/>
        <w:left w:val="none" w:sz="0" w:space="0" w:color="auto"/>
        <w:bottom w:val="none" w:sz="0" w:space="0" w:color="auto"/>
        <w:right w:val="none" w:sz="0" w:space="0" w:color="auto"/>
      </w:divBdr>
      <w:divsChild>
        <w:div w:id="848757339">
          <w:marLeft w:val="-720"/>
          <w:marRight w:val="0"/>
          <w:marTop w:val="0"/>
          <w:marBottom w:val="0"/>
          <w:divBdr>
            <w:top w:val="none" w:sz="0" w:space="0" w:color="auto"/>
            <w:left w:val="none" w:sz="0" w:space="0" w:color="auto"/>
            <w:bottom w:val="none" w:sz="0" w:space="0" w:color="auto"/>
            <w:right w:val="none" w:sz="0" w:space="0" w:color="auto"/>
          </w:divBdr>
        </w:div>
      </w:divsChild>
    </w:div>
    <w:div w:id="1592079455">
      <w:bodyDiv w:val="1"/>
      <w:marLeft w:val="0"/>
      <w:marRight w:val="0"/>
      <w:marTop w:val="0"/>
      <w:marBottom w:val="0"/>
      <w:divBdr>
        <w:top w:val="none" w:sz="0" w:space="0" w:color="auto"/>
        <w:left w:val="none" w:sz="0" w:space="0" w:color="auto"/>
        <w:bottom w:val="none" w:sz="0" w:space="0" w:color="auto"/>
        <w:right w:val="none" w:sz="0" w:space="0" w:color="auto"/>
      </w:divBdr>
    </w:div>
    <w:div w:id="1622346949">
      <w:bodyDiv w:val="1"/>
      <w:marLeft w:val="0"/>
      <w:marRight w:val="0"/>
      <w:marTop w:val="0"/>
      <w:marBottom w:val="0"/>
      <w:divBdr>
        <w:top w:val="none" w:sz="0" w:space="0" w:color="auto"/>
        <w:left w:val="none" w:sz="0" w:space="0" w:color="auto"/>
        <w:bottom w:val="none" w:sz="0" w:space="0" w:color="auto"/>
        <w:right w:val="none" w:sz="0" w:space="0" w:color="auto"/>
      </w:divBdr>
    </w:div>
    <w:div w:id="1624531184">
      <w:bodyDiv w:val="1"/>
      <w:marLeft w:val="0"/>
      <w:marRight w:val="0"/>
      <w:marTop w:val="0"/>
      <w:marBottom w:val="0"/>
      <w:divBdr>
        <w:top w:val="none" w:sz="0" w:space="0" w:color="auto"/>
        <w:left w:val="none" w:sz="0" w:space="0" w:color="auto"/>
        <w:bottom w:val="none" w:sz="0" w:space="0" w:color="auto"/>
        <w:right w:val="none" w:sz="0" w:space="0" w:color="auto"/>
      </w:divBdr>
    </w:div>
    <w:div w:id="1624924300">
      <w:bodyDiv w:val="1"/>
      <w:marLeft w:val="0"/>
      <w:marRight w:val="0"/>
      <w:marTop w:val="0"/>
      <w:marBottom w:val="0"/>
      <w:divBdr>
        <w:top w:val="none" w:sz="0" w:space="0" w:color="auto"/>
        <w:left w:val="none" w:sz="0" w:space="0" w:color="auto"/>
        <w:bottom w:val="none" w:sz="0" w:space="0" w:color="auto"/>
        <w:right w:val="none" w:sz="0" w:space="0" w:color="auto"/>
      </w:divBdr>
    </w:div>
    <w:div w:id="1682202952">
      <w:bodyDiv w:val="1"/>
      <w:marLeft w:val="0"/>
      <w:marRight w:val="0"/>
      <w:marTop w:val="0"/>
      <w:marBottom w:val="0"/>
      <w:divBdr>
        <w:top w:val="none" w:sz="0" w:space="0" w:color="auto"/>
        <w:left w:val="none" w:sz="0" w:space="0" w:color="auto"/>
        <w:bottom w:val="none" w:sz="0" w:space="0" w:color="auto"/>
        <w:right w:val="none" w:sz="0" w:space="0" w:color="auto"/>
      </w:divBdr>
      <w:divsChild>
        <w:div w:id="905455294">
          <w:marLeft w:val="0"/>
          <w:marRight w:val="0"/>
          <w:marTop w:val="0"/>
          <w:marBottom w:val="0"/>
          <w:divBdr>
            <w:top w:val="none" w:sz="0" w:space="0" w:color="auto"/>
            <w:left w:val="none" w:sz="0" w:space="0" w:color="auto"/>
            <w:bottom w:val="none" w:sz="0" w:space="0" w:color="auto"/>
            <w:right w:val="none" w:sz="0" w:space="0" w:color="auto"/>
          </w:divBdr>
        </w:div>
      </w:divsChild>
    </w:div>
    <w:div w:id="1723015544">
      <w:bodyDiv w:val="1"/>
      <w:marLeft w:val="0"/>
      <w:marRight w:val="0"/>
      <w:marTop w:val="0"/>
      <w:marBottom w:val="0"/>
      <w:divBdr>
        <w:top w:val="none" w:sz="0" w:space="0" w:color="auto"/>
        <w:left w:val="none" w:sz="0" w:space="0" w:color="auto"/>
        <w:bottom w:val="none" w:sz="0" w:space="0" w:color="auto"/>
        <w:right w:val="none" w:sz="0" w:space="0" w:color="auto"/>
      </w:divBdr>
    </w:div>
    <w:div w:id="1724451154">
      <w:bodyDiv w:val="1"/>
      <w:marLeft w:val="0"/>
      <w:marRight w:val="0"/>
      <w:marTop w:val="0"/>
      <w:marBottom w:val="0"/>
      <w:divBdr>
        <w:top w:val="none" w:sz="0" w:space="0" w:color="auto"/>
        <w:left w:val="none" w:sz="0" w:space="0" w:color="auto"/>
        <w:bottom w:val="none" w:sz="0" w:space="0" w:color="auto"/>
        <w:right w:val="none" w:sz="0" w:space="0" w:color="auto"/>
      </w:divBdr>
    </w:div>
    <w:div w:id="1727487694">
      <w:bodyDiv w:val="1"/>
      <w:marLeft w:val="0"/>
      <w:marRight w:val="0"/>
      <w:marTop w:val="0"/>
      <w:marBottom w:val="0"/>
      <w:divBdr>
        <w:top w:val="none" w:sz="0" w:space="0" w:color="auto"/>
        <w:left w:val="none" w:sz="0" w:space="0" w:color="auto"/>
        <w:bottom w:val="none" w:sz="0" w:space="0" w:color="auto"/>
        <w:right w:val="none" w:sz="0" w:space="0" w:color="auto"/>
      </w:divBdr>
    </w:div>
    <w:div w:id="1753696730">
      <w:bodyDiv w:val="1"/>
      <w:marLeft w:val="0"/>
      <w:marRight w:val="0"/>
      <w:marTop w:val="0"/>
      <w:marBottom w:val="0"/>
      <w:divBdr>
        <w:top w:val="none" w:sz="0" w:space="0" w:color="auto"/>
        <w:left w:val="none" w:sz="0" w:space="0" w:color="auto"/>
        <w:bottom w:val="none" w:sz="0" w:space="0" w:color="auto"/>
        <w:right w:val="none" w:sz="0" w:space="0" w:color="auto"/>
      </w:divBdr>
    </w:div>
    <w:div w:id="1770467866">
      <w:bodyDiv w:val="1"/>
      <w:marLeft w:val="0"/>
      <w:marRight w:val="0"/>
      <w:marTop w:val="0"/>
      <w:marBottom w:val="0"/>
      <w:divBdr>
        <w:top w:val="none" w:sz="0" w:space="0" w:color="auto"/>
        <w:left w:val="none" w:sz="0" w:space="0" w:color="auto"/>
        <w:bottom w:val="none" w:sz="0" w:space="0" w:color="auto"/>
        <w:right w:val="none" w:sz="0" w:space="0" w:color="auto"/>
      </w:divBdr>
    </w:div>
    <w:div w:id="1792090279">
      <w:bodyDiv w:val="1"/>
      <w:marLeft w:val="0"/>
      <w:marRight w:val="0"/>
      <w:marTop w:val="0"/>
      <w:marBottom w:val="0"/>
      <w:divBdr>
        <w:top w:val="none" w:sz="0" w:space="0" w:color="auto"/>
        <w:left w:val="none" w:sz="0" w:space="0" w:color="auto"/>
        <w:bottom w:val="none" w:sz="0" w:space="0" w:color="auto"/>
        <w:right w:val="none" w:sz="0" w:space="0" w:color="auto"/>
      </w:divBdr>
    </w:div>
    <w:div w:id="1812477743">
      <w:bodyDiv w:val="1"/>
      <w:marLeft w:val="0"/>
      <w:marRight w:val="0"/>
      <w:marTop w:val="0"/>
      <w:marBottom w:val="0"/>
      <w:divBdr>
        <w:top w:val="none" w:sz="0" w:space="0" w:color="auto"/>
        <w:left w:val="none" w:sz="0" w:space="0" w:color="auto"/>
        <w:bottom w:val="none" w:sz="0" w:space="0" w:color="auto"/>
        <w:right w:val="none" w:sz="0" w:space="0" w:color="auto"/>
      </w:divBdr>
    </w:div>
    <w:div w:id="1820682410">
      <w:bodyDiv w:val="1"/>
      <w:marLeft w:val="0"/>
      <w:marRight w:val="0"/>
      <w:marTop w:val="0"/>
      <w:marBottom w:val="0"/>
      <w:divBdr>
        <w:top w:val="none" w:sz="0" w:space="0" w:color="auto"/>
        <w:left w:val="none" w:sz="0" w:space="0" w:color="auto"/>
        <w:bottom w:val="none" w:sz="0" w:space="0" w:color="auto"/>
        <w:right w:val="none" w:sz="0" w:space="0" w:color="auto"/>
      </w:divBdr>
    </w:div>
    <w:div w:id="1830515733">
      <w:bodyDiv w:val="1"/>
      <w:marLeft w:val="0"/>
      <w:marRight w:val="0"/>
      <w:marTop w:val="0"/>
      <w:marBottom w:val="0"/>
      <w:divBdr>
        <w:top w:val="none" w:sz="0" w:space="0" w:color="auto"/>
        <w:left w:val="none" w:sz="0" w:space="0" w:color="auto"/>
        <w:bottom w:val="none" w:sz="0" w:space="0" w:color="auto"/>
        <w:right w:val="none" w:sz="0" w:space="0" w:color="auto"/>
      </w:divBdr>
    </w:div>
    <w:div w:id="1832334002">
      <w:bodyDiv w:val="1"/>
      <w:marLeft w:val="0"/>
      <w:marRight w:val="0"/>
      <w:marTop w:val="0"/>
      <w:marBottom w:val="0"/>
      <w:divBdr>
        <w:top w:val="none" w:sz="0" w:space="0" w:color="auto"/>
        <w:left w:val="none" w:sz="0" w:space="0" w:color="auto"/>
        <w:bottom w:val="none" w:sz="0" w:space="0" w:color="auto"/>
        <w:right w:val="none" w:sz="0" w:space="0" w:color="auto"/>
      </w:divBdr>
      <w:divsChild>
        <w:div w:id="1074359189">
          <w:marLeft w:val="-720"/>
          <w:marRight w:val="0"/>
          <w:marTop w:val="0"/>
          <w:marBottom w:val="0"/>
          <w:divBdr>
            <w:top w:val="none" w:sz="0" w:space="0" w:color="auto"/>
            <w:left w:val="none" w:sz="0" w:space="0" w:color="auto"/>
            <w:bottom w:val="none" w:sz="0" w:space="0" w:color="auto"/>
            <w:right w:val="none" w:sz="0" w:space="0" w:color="auto"/>
          </w:divBdr>
        </w:div>
      </w:divsChild>
    </w:div>
    <w:div w:id="1840195649">
      <w:bodyDiv w:val="1"/>
      <w:marLeft w:val="0"/>
      <w:marRight w:val="0"/>
      <w:marTop w:val="0"/>
      <w:marBottom w:val="0"/>
      <w:divBdr>
        <w:top w:val="none" w:sz="0" w:space="0" w:color="auto"/>
        <w:left w:val="none" w:sz="0" w:space="0" w:color="auto"/>
        <w:bottom w:val="none" w:sz="0" w:space="0" w:color="auto"/>
        <w:right w:val="none" w:sz="0" w:space="0" w:color="auto"/>
      </w:divBdr>
    </w:div>
    <w:div w:id="1893737268">
      <w:bodyDiv w:val="1"/>
      <w:marLeft w:val="0"/>
      <w:marRight w:val="0"/>
      <w:marTop w:val="0"/>
      <w:marBottom w:val="0"/>
      <w:divBdr>
        <w:top w:val="none" w:sz="0" w:space="0" w:color="auto"/>
        <w:left w:val="none" w:sz="0" w:space="0" w:color="auto"/>
        <w:bottom w:val="none" w:sz="0" w:space="0" w:color="auto"/>
        <w:right w:val="none" w:sz="0" w:space="0" w:color="auto"/>
      </w:divBdr>
    </w:div>
    <w:div w:id="1901016904">
      <w:bodyDiv w:val="1"/>
      <w:marLeft w:val="0"/>
      <w:marRight w:val="0"/>
      <w:marTop w:val="0"/>
      <w:marBottom w:val="0"/>
      <w:divBdr>
        <w:top w:val="none" w:sz="0" w:space="0" w:color="auto"/>
        <w:left w:val="none" w:sz="0" w:space="0" w:color="auto"/>
        <w:bottom w:val="none" w:sz="0" w:space="0" w:color="auto"/>
        <w:right w:val="none" w:sz="0" w:space="0" w:color="auto"/>
      </w:divBdr>
    </w:div>
    <w:div w:id="1924680415">
      <w:bodyDiv w:val="1"/>
      <w:marLeft w:val="0"/>
      <w:marRight w:val="0"/>
      <w:marTop w:val="0"/>
      <w:marBottom w:val="0"/>
      <w:divBdr>
        <w:top w:val="none" w:sz="0" w:space="0" w:color="auto"/>
        <w:left w:val="none" w:sz="0" w:space="0" w:color="auto"/>
        <w:bottom w:val="none" w:sz="0" w:space="0" w:color="auto"/>
        <w:right w:val="none" w:sz="0" w:space="0" w:color="auto"/>
      </w:divBdr>
    </w:div>
    <w:div w:id="1945770213">
      <w:bodyDiv w:val="1"/>
      <w:marLeft w:val="0"/>
      <w:marRight w:val="0"/>
      <w:marTop w:val="0"/>
      <w:marBottom w:val="0"/>
      <w:divBdr>
        <w:top w:val="none" w:sz="0" w:space="0" w:color="auto"/>
        <w:left w:val="none" w:sz="0" w:space="0" w:color="auto"/>
        <w:bottom w:val="none" w:sz="0" w:space="0" w:color="auto"/>
        <w:right w:val="none" w:sz="0" w:space="0" w:color="auto"/>
      </w:divBdr>
    </w:div>
    <w:div w:id="1953825403">
      <w:bodyDiv w:val="1"/>
      <w:marLeft w:val="0"/>
      <w:marRight w:val="0"/>
      <w:marTop w:val="0"/>
      <w:marBottom w:val="0"/>
      <w:divBdr>
        <w:top w:val="none" w:sz="0" w:space="0" w:color="auto"/>
        <w:left w:val="none" w:sz="0" w:space="0" w:color="auto"/>
        <w:bottom w:val="none" w:sz="0" w:space="0" w:color="auto"/>
        <w:right w:val="none" w:sz="0" w:space="0" w:color="auto"/>
      </w:divBdr>
    </w:div>
    <w:div w:id="1999575295">
      <w:bodyDiv w:val="1"/>
      <w:marLeft w:val="0"/>
      <w:marRight w:val="0"/>
      <w:marTop w:val="0"/>
      <w:marBottom w:val="0"/>
      <w:divBdr>
        <w:top w:val="none" w:sz="0" w:space="0" w:color="auto"/>
        <w:left w:val="none" w:sz="0" w:space="0" w:color="auto"/>
        <w:bottom w:val="none" w:sz="0" w:space="0" w:color="auto"/>
        <w:right w:val="none" w:sz="0" w:space="0" w:color="auto"/>
      </w:divBdr>
    </w:div>
    <w:div w:id="2036926762">
      <w:bodyDiv w:val="1"/>
      <w:marLeft w:val="0"/>
      <w:marRight w:val="0"/>
      <w:marTop w:val="0"/>
      <w:marBottom w:val="0"/>
      <w:divBdr>
        <w:top w:val="none" w:sz="0" w:space="0" w:color="auto"/>
        <w:left w:val="none" w:sz="0" w:space="0" w:color="auto"/>
        <w:bottom w:val="none" w:sz="0" w:space="0" w:color="auto"/>
        <w:right w:val="none" w:sz="0" w:space="0" w:color="auto"/>
      </w:divBdr>
    </w:div>
    <w:div w:id="2048094649">
      <w:bodyDiv w:val="1"/>
      <w:marLeft w:val="0"/>
      <w:marRight w:val="0"/>
      <w:marTop w:val="0"/>
      <w:marBottom w:val="0"/>
      <w:divBdr>
        <w:top w:val="none" w:sz="0" w:space="0" w:color="auto"/>
        <w:left w:val="none" w:sz="0" w:space="0" w:color="auto"/>
        <w:bottom w:val="none" w:sz="0" w:space="0" w:color="auto"/>
        <w:right w:val="none" w:sz="0" w:space="0" w:color="auto"/>
      </w:divBdr>
    </w:div>
    <w:div w:id="2082869763">
      <w:bodyDiv w:val="1"/>
      <w:marLeft w:val="0"/>
      <w:marRight w:val="0"/>
      <w:marTop w:val="0"/>
      <w:marBottom w:val="0"/>
      <w:divBdr>
        <w:top w:val="none" w:sz="0" w:space="0" w:color="auto"/>
        <w:left w:val="none" w:sz="0" w:space="0" w:color="auto"/>
        <w:bottom w:val="none" w:sz="0" w:space="0" w:color="auto"/>
        <w:right w:val="none" w:sz="0" w:space="0" w:color="auto"/>
      </w:divBdr>
    </w:div>
    <w:div w:id="2098553106">
      <w:bodyDiv w:val="1"/>
      <w:marLeft w:val="0"/>
      <w:marRight w:val="0"/>
      <w:marTop w:val="0"/>
      <w:marBottom w:val="0"/>
      <w:divBdr>
        <w:top w:val="none" w:sz="0" w:space="0" w:color="auto"/>
        <w:left w:val="none" w:sz="0" w:space="0" w:color="auto"/>
        <w:bottom w:val="none" w:sz="0" w:space="0" w:color="auto"/>
        <w:right w:val="none" w:sz="0" w:space="0" w:color="auto"/>
      </w:divBdr>
      <w:divsChild>
        <w:div w:id="2144031192">
          <w:marLeft w:val="-720"/>
          <w:marRight w:val="0"/>
          <w:marTop w:val="0"/>
          <w:marBottom w:val="0"/>
          <w:divBdr>
            <w:top w:val="none" w:sz="0" w:space="0" w:color="auto"/>
            <w:left w:val="none" w:sz="0" w:space="0" w:color="auto"/>
            <w:bottom w:val="none" w:sz="0" w:space="0" w:color="auto"/>
            <w:right w:val="none" w:sz="0" w:space="0" w:color="auto"/>
          </w:divBdr>
        </w:div>
      </w:divsChild>
    </w:div>
    <w:div w:id="2110083348">
      <w:bodyDiv w:val="1"/>
      <w:marLeft w:val="0"/>
      <w:marRight w:val="0"/>
      <w:marTop w:val="0"/>
      <w:marBottom w:val="0"/>
      <w:divBdr>
        <w:top w:val="none" w:sz="0" w:space="0" w:color="auto"/>
        <w:left w:val="none" w:sz="0" w:space="0" w:color="auto"/>
        <w:bottom w:val="none" w:sz="0" w:space="0" w:color="auto"/>
        <w:right w:val="none" w:sz="0" w:space="0" w:color="auto"/>
      </w:divBdr>
    </w:div>
    <w:div w:id="2127195593">
      <w:bodyDiv w:val="1"/>
      <w:marLeft w:val="0"/>
      <w:marRight w:val="0"/>
      <w:marTop w:val="0"/>
      <w:marBottom w:val="0"/>
      <w:divBdr>
        <w:top w:val="none" w:sz="0" w:space="0" w:color="auto"/>
        <w:left w:val="none" w:sz="0" w:space="0" w:color="auto"/>
        <w:bottom w:val="none" w:sz="0" w:space="0" w:color="auto"/>
        <w:right w:val="none" w:sz="0" w:space="0" w:color="auto"/>
      </w:divBdr>
    </w:div>
    <w:div w:id="213929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3.png"/><Relationship Id="rId21" Type="http://schemas.openxmlformats.org/officeDocument/2006/relationships/image" Target="media/image11.jpeg"/><Relationship Id="rId34" Type="http://schemas.openxmlformats.org/officeDocument/2006/relationships/customXml" Target="ink/ink1.xml"/><Relationship Id="rId42" Type="http://schemas.openxmlformats.org/officeDocument/2006/relationships/customXml" Target="ink/ink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s://www.gamespot.com/articles/everything-you-need-to-know-about-the-ps5/1100-6466357/" TargetMode="External"/><Relationship Id="rId37" Type="http://schemas.openxmlformats.org/officeDocument/2006/relationships/image" Target="media/image22.png"/><Relationship Id="rId40" Type="http://schemas.openxmlformats.org/officeDocument/2006/relationships/customXml" Target="ink/ink4.xml"/><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customXml" Target="ink/ink2.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5.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youtube.com/watch?v=po8DHwnXLko" TargetMode="External"/><Relationship Id="rId38" Type="http://schemas.openxmlformats.org/officeDocument/2006/relationships/customXml" Target="ink/ink3.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6T14:38:37.725"/>
    </inkml:context>
    <inkml:brush xml:id="br0">
      <inkml:brushProperty name="width" value="0.05" units="cm"/>
      <inkml:brushProperty name="height" value="0.05" units="cm"/>
      <inkml:brushProperty name="color" value="#004F8B"/>
    </inkml:brush>
  </inkml:definitions>
  <inkml:trace contextRef="#ctx0" brushRef="#br0">594 651 2801,'-3'-2'1531,"0"-1"-1,-1 1 1,1-1 0,0 1 0,-1 0 0,0 0 0,1 0 0,-1 1 0,0 0 0,0-1 0,0 1 0,0 0 0,0 1 0,0-1 0,-6 1 0,-29 0 4430,5 4-5583,27-4-1246,-8 3 868,-1 0 0,1 1 0,1 0 0,-1 1 0,1 1 0,-1 0 0,2 1 0,-23 15 0,16-8 0,1 1 0,0 0 0,1 2 0,-28 33 0,25-21 0,1 2 0,2 1 0,-18 41 0,23-47 0,1 1 0,1 1 0,2 0 0,0 0 0,2 1 0,1 0 0,1 0 0,2 0 0,0 1 0,3 0 0,0-1 0,2 1 0,8 45 0,-7-56 0,2 0 0,0 0 0,1-1 0,1 0 0,1 0 0,0-1 0,1 1 0,1-2 0,1 0 0,0 0 0,1-1 0,1 0 0,0-1 0,1 0 0,0-1 0,1-1 0,1 0 0,0-2 0,0 1 0,22 9 0,-7-8 0,0-1 0,0-1 0,1-2 0,0-1 0,1-2 0,0-1 0,-1-1 0,1-2 0,0-2 0,0 0 0,0-2 0,38-9 0,-46 6 0,-1 0 0,1-1 0,-2-1 0,1-1 0,-1-2 0,-1 0 0,0-1 0,0-1 0,-2-1 0,1-1 0,-2-1 0,0-1 0,-1 0 0,-1-2 0,0 0 0,21-32 0,-16 13 0,-2-1 0,-2 0 0,-2-2 0,-1 0 0,-2 0 0,-2-1 0,10-69 0,-15 50 0,-2-1 0,-3 0 0,-3 0 0,-16-106 0,9 126 0,-2 1 0,-1 0 0,-2 0 0,-2 2 0,-2 0 0,-1 0 0,-48-69 0,43 75 0,-2 2 0,-1 0 0,-1 2 0,-2 0 0,0 3 0,-2 0 0,-1 2 0,-1 1 0,-1 2 0,-44-19 0,65 35 11,0 0 0,-1 1 0,1 0 0,-1 1 0,0 1 0,0 0 0,0 1 0,0 1-1,-1 0 1,1 1 0,0 1 0,0 0 0,1 1 0,-1 1 0,-23 9 0,20-6-1021,0 1 1,0 1-1,1 0 1,-30 23-1,-2 13-5325,8 5-3503,18-11 4728,-5 4 347</inkml:trace>
  <inkml:trace contextRef="#ctx0" brushRef="#br0" timeOffset="942.78">711 979 360,'-6'-1'1914,"0"0"0,-1 0 0,1 0 0,0 1 0,0 0-1,-1 0 1,1 1 0,0-1 0,0 2 0,0-1 0,0 1 0,0-1 0,0 2 0,-7 2 0,-23 17 1784,33-20-3698,0 1 0,0 0 0,1-1 0,-1 1 0,1 0 0,0 0 0,0 1 0,0-1 0,0 0 0,1 1 0,-1-1 0,1 1 0,0-1 0,0 1 0,0 0 0,0-1 0,1 1 0,0 0 0,-1 0 0,1-1 0,1 1 0,-1 0 0,1 5 0,1 2 0,1 1 0,0-1 0,1 0 0,0 0 0,1 0 0,6 13 0,4 1 0,1 0 0,1-1 0,1-1 0,1 0 0,1-1 0,1-2 0,1 0 0,0-1 0,2-1 0,0-1 0,48 25 0,-35-23 0,0-2 0,56 17 0,-83-30 0,1-1 0,0-1 0,-1 0 0,1-1 0,0 0 0,0 0 0,0-1 0,0 0 0,-1-1 0,1-1 0,0 0 0,0 0 0,-1-1 0,15-5 0,-12 2 0,0-1 0,-1 0 0,0-1 0,0 0 0,-1-1 0,0 0 0,-1-1 0,0 0 0,0 0 0,-1-1 0,0-1 0,-1 1 0,-1-1 0,12-24 0,60-172 0,-10 23 0,-29 71 0,6-14 0,-40 110 0,-6 15 0,1 1 0,-1-1 0,1 1 0,0-1 0,0 1 0,0 0 0,0 0 0,0-1 0,1 1 0,-1 0 0,3-3 0,-4 5 0,0 0 0,1-1 0,-1 1 0,0 0 0,1-1 0,-1 1 0,0 0 0,1 0 0,-1-1 0,0 1 0,1 0 0,-1 0 0,1 0 0,-1-1 0,0 1 0,1 0 0,-1 0 0,1 0 0,-1 0 0,0 0 0,1 0 0,-1 0 0,1 0 0,-1 0 0,1 0 0,-1 0 0,0 0 0,1 0 0,-1 1 0,1-1 0,-1 0 0,0 0 0,1 0 0,-1 0 0,1 1 0,-1-1 0,0 0 0,1 1 0,-1-1 0,0 0 0,0 0 0,1 1 0,-1-1 0,0 0 0,0 1 0,1-1 0,-1 1 0,0-1 0,0 0 0,0 1 0,0-1 0,1 1 0,-1-1 0,0 0 0,0 1 0,0 0 0,4 16 0,0 0 0,-2 0 0,0 1 0,0-1 0,-2 1 0,-2 24 0,1 3 0,-9 146 0,10-146 0,-2-27 0,2 1 0,0 0 0,2 0 0,-1 0 0,2 0 0,1-1 0,8 26 0,-12-43 0,2 5 0,1 0 0,-1 0 0,1 0 0,0-1 0,0 1 0,7 8 0,-8-13 0,0 1 0,1 0 0,-1 0 0,1-1 0,-1 1 0,1-1 0,-1 0 0,1 0 0,0 0 0,0 0 0,0 0 0,-1-1 0,1 1 0,0-1 0,0 0 0,0 0 0,4 0 0,0-1 0,1 1 0,-1-1 0,0-1 0,0 0 0,0 0 0,0 0 0,0-1 0,0 0 0,0 0 0,-1-1 0,9-5 0,8-8 0,33-32 0,-30 26 0,47-41 0,106-118 0,-127 129 0,-37 39 0,24-29 0,-34 37 0,-1-1 0,1 1 0,1 1 0,-1-1 0,1 1 0,0 0 0,0 0 0,11-6 0,-15 10 0,-1 0 0,0 1 0,1-1 0,-1 0 0,1 1 0,0-1 0,-1 1 0,1-1 0,-1 1 0,1 0 0,0 0 0,-1-1 0,1 1 0,-1 0 0,1 1 0,0-1 0,-1 0 0,1 0 0,0 1 0,-1-1 0,1 1 0,-1-1 0,1 1 0,-1 0 0,1-1 0,-1 1 0,0 0 0,1 0 0,-1 0 0,0 0 0,0 0 0,0 1 0,2 0 0,7 7 0,-7-8 0,-1 0 0,1 1 0,-1-1 0,1 1 0,-1 0 0,0 0 0,0 0 0,0 0 0,0 0 0,0 0 0,0 1 0,0-1 0,-1 0 0,1 1 0,-1 0 0,0-1 0,0 1 0,2 4 0,4 9 0,-6-14 0,1 1 0,-1-1 0,0 1 0,0 0 0,0-1 0,0 1 0,0 0 0,-1 0 0,1 0 0,-1 4 0,0 118 0,0-124 0,0-1 0,0 1 0,0-1 0,0 1 0,0-1 0,0 0 0,0 1 0,0-1 0,0 1 0,0-1 0,0 1 0,0-1 0,0 1 0,0-1 0,1 0 0,-1 1 0,0-1 0,0 1 0,0-1 0,1 1 0,-1-1 0,0 0 0,0 1 0,1-1 0,-1 0 0,0 1 0,1-1 0,-1 0 0,1 0 0,-1 1 0,0-1 0,1 0 0,-1 0 0,1 0 0,-1 1 0,0-1 0,1 0 0,-1 0 0,1 0 0,-1 0 0,1 0 0,-1 0 0,1 0 0,0 0 0,1-1 0,1 1 0,-1-1 0,1 0 0,-1-1 0,0 1 0,1 0 0,-1-1 0,3-2 0,36-35 0,-27 19 0,-1-1 0,-1 0 0,-1-1 0,9-26 0,27-122 0,-45 160 0,-1 0 0,-1 1 0,1-1 0,-2 0 0,1 0 0,-1 1 0,-1-1 0,-4-17 0,2 5 0,3 19 0,1 0 0,-1-1 0,1 1 0,-1 0 0,0 0 0,0 0 0,0 0 0,-2-4 0,2 6 0,0-1 0,0 0 0,-1 1 0,1-1 0,0 1 0,-1-1 0,1 1 0,-1 0 0,1 0 0,-1-1 0,1 1 0,-1 0 0,0 0 0,0 0 0,1 1 0,-1-1 0,0 0 0,0 1 0,0-1 0,0 1 0,0 0 0,-3-1 0,0 2 0,0-1 0,1 1 0,-1 0 0,0 0 0,0 0 0,1 1 0,-1-1 0,1 1 0,-6 3 0,-7 5 0,1 1 0,0 0 0,-27 26 0,-83 87 0,6 5 0,-189 265 0,281-350 0,2 2 0,-39 95 0,60-129 0,1 0 0,0 0 0,0 0 0,-2 20 0,6-26 0,-1 0 0,1 0 0,0 0 0,1 0 0,-1 0 0,1 0 0,0 0 0,1 0 0,-1-1 0,1 1 0,4 8 0,-4-11 0,-1-1 0,1 0 0,0 0 0,0 0 0,0 0 0,1 0 0,-1 0 0,0 0 0,1-1 0,-1 1 0,1-1 0,-1 0 0,1 1 0,0-1 0,-1 0 0,1-1 0,0 1 0,0-1 0,0 1 0,0-1 0,-1 0 0,1 0 0,0 0 0,0 0 0,4-1 0,10-1 0,0-1 0,34-9 0,-45 10 0,36-12 0,0-1 0,-1-3 0,71-40 0,109-87 0,-165 106 0,253-194 0,-122 87 0,-111 88 0,180-126 0,-156 114 0,-96 67 0,0 1 0,1 0 0,-1 1 0,1-1 0,-1 1 0,1 0 0,0 0 0,-1 0 0,1 1 0,0 0 0,0-1 0,-1 2 0,10 0 0,2 0 0,-5 0-87,-1 0 0,0 1 0,0 1 0,0 0 1,0 0-1,0 1 0,-1 0 0,1 0 0,-1 1 0,0 1 0,0-1 0,9 10 0,-17-14-682,0 0-1,0 0 0,0 0 0,0 1 0,0-1 1,0 0-1,-1 0 0,1 1 0,0-1 0,-1 1 0,1-1 1,-1 1-1,0-1 0,0 1 0,1-1 0,-1 1 1,0-1-1,0 1 0,0-1 0,0 1 0,-1 1 1,1 3-2927,0 10-3301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07:52:57.250"/>
    </inkml:context>
    <inkml:brush xml:id="br0">
      <inkml:brushProperty name="width" value="0.05" units="cm"/>
      <inkml:brushProperty name="height" value="0.05" units="cm"/>
      <inkml:brushProperty name="color" value="#004F8B"/>
    </inkml:brush>
  </inkml:definitions>
  <inkml:trace contextRef="#ctx0" brushRef="#br0">1 421 24575,'0'-1'0,"1"-1"0,-1 1 0,1 0 0,-1 0 0,1 0 0,0 0 0,0 0 0,-1 1 0,1-1 0,0 0 0,0 0 0,0 0 0,0 1 0,0-1 0,0 0 0,0 1 0,0-1 0,0 1 0,2-1 0,29-12 0,-23 10 0,192-83 0,-180 78 0,0 0 0,1 2 0,31-6 0,33-10 0,-72 18 0,1 1 0,0 0 0,0 1 0,26 0 0,-23 1 0,-1 0 0,0-1 0,18-4 0,71-13 0,-38 9 0,-22 4 0,58-2 0,-104 8 0,1 0 0,-1 0 0,0 0 0,0 0 0,0 0 0,1 0 0,-1 0 0,0 0 0,0 0 0,0 0 0,1 0 0,-1 0 0,0 1 0,0-1 0,0 0 0,0 0 0,1 0 0,-1 0 0,0 0 0,0 0 0,0 0 0,0 1 0,0-1 0,1 0 0,-1 0 0,0 0 0,0 0 0,0 1 0,0-1 0,0 0 0,0 0 0,0 0 0,0 0 0,0 1 0,1-1 0,-1 0 0,0 0 0,0 0 0,0 1 0,0-1 0,0 0 0,0 0 0,0 1 0,-5 12 0,-9 10 0,-40 61 0,26-35 0,11-18 0,-16 38 0,-9 19 0,-21 27 0,-77 123-1406,92-164 1265,24-38 2,2 0-1,1 1 0,-17 44 1,25-52 139,-22 38 0,-5 12 0,-68 143 0,97-195 0,2 0 0,1 0 0,1 1 0,-4 30 0,0 5 0,3-29 702,0-1-1,-23 54 1,24-76-702,9-21 0,7-23 0,53-132 0,-42 113 0,-13 33 0,1 0 0,13-24 0,28-55 0,-22 41 0,17-53 43,-35 82-258,2 0 1,1 1-1,16-29 1,69-127 214,-69 122 0,54-83 0,36-34-71,-62 89 71,-41 62 0,1 0 0,25-30 0,-28 40-3,-1-1-1,-1 0 1,12-26 0,-11 21 77,25-37 0,15-24 641,-33 50-679,-15 27-36,-1 0 0,0-1 0,-1 1 0,4-13 0,-5 12 0,1 0 0,1 1 0,-1 0 0,1 0 0,5-10 0,14-21 0,-22 38 0,1 0 0,-1 1 0,0-1 0,1 1 0,-1-1 0,1 0 0,-1 1 0,0-1 0,0 1 0,1-1 0,-1 1 0,0-1 0,0 1 0,1 0 0,-1-1 0,0 1 0,0-1 0,0 1 0,0-1 0,0 1 0,0-1 0,0 1 0,0 0 0,0-1 0,0 1 0,0-1 0,0 1 0,1 23 0,-3 80 0,3 104 0,10-124 0,-5-46 0,2 43 0,-6-34 0,2 0 0,3 0 0,17 66 0,4 46 0,22 3 0,-49-161 0,-1 1 0,0-1 0,0 1 0,1 0 0,-1-1 0,1 1 0,-1-1 0,1 1 0,0-1 0,0 1 0,-1-1 0,1 0 0,0 1 0,0-1 0,0 0 0,1 0 0,-1 0 0,0 0 0,0 0 0,1 0 0,-1 0 0,0 0 0,1 0 0,2 1 0,-1-2 0,-1 0 0,0 0 0,1 0 0,-1 0 0,0-1 0,1 1 0,-1-1 0,0 1 0,1-1 0,-1 0 0,0 0 0,0 0 0,0 0 0,0 0 0,2-2 0,8-6 0,0 0 0,-1-1 0,0 0 0,12-15 0,-4 3 0,1 2 0,38-32 0,-21 23 0,-1-1 0,-1-2 0,-2-1 0,53-69 0,-62 66 0,-1 5 0,-2-1 0,24-50 0,-16 25 0,-16 34 0,16-43 0,-22 44 0,29-94 0,11-51 0,-47 167 0,1-5 0,0 0 0,0 0 0,1 0 0,-1 0 0,1 1 0,0-1 0,4-6 0,-22 75 0,5-30 39,-9 52 0,-1 5-923,13-60 767,-5 43-1,10-47 32,-2 0 1,-13 44-1,2-20-543,-14 81-1,29-129 674,-52 187-602,34-132 181,-22 116 0,29-112 111,-38 116 0,12-54 206,26-78 178,5-16-44,-1 0 0,-1-1-1,-1 0 1,-2-1 0,-28 50-1,-16 18 248,38-65 62,0 1 1,-45 55-1,-61 75 746,108-139-502,11-17-570,1 0 1,0 1-1,0-1 0,1 1 1,0-1-1,0 1 0,0 0 0,1 1 1,0-1-1,-1 11 0,3-18-57,0 1 0,0 0 0,0-1 0,0 1 0,0-1 0,0 1 0,0-1 0,0 1 0,0 0 0,0-1 0,1 1 0,-1-1 0,0 1 0,0-1 0,1 1 0,-1-1 0,0 1 0,1-1 0,-1 0 0,1 1 0,-1-1 0,1 1 0,-1-1 0,0 0 0,1 1 0,-1-1 0,1 0 0,-1 0 0,1 1 0,0-1 0,-1 0 0,1 0 0,-1 0 0,1 0 0,-1 0 0,1 0 0,-1 0 0,1 0 0,0 0 0,-1 0 0,1 0 0,-1 0 0,1 0 0,-1 0 0,1 0 0,0-1 0,-1 1 0,1 0 0,-1 0 0,1-1 0,-1 1 0,1 0 0,-1-1 0,0 1 0,1 0 0,-1-1 0,1 0 0,29-27 0,-26 23 0,17-19 0,-1-1 0,-2-1 0,-1-1 0,17-35 0,16-24 0,-15 32-91,121-198-1104,-136 218 1077,34-65-481,20-44-119,-24 52-54,27-55 447,128-285 214,-165 335 291,19-58 177,-51 131-357,1 0 0,13-22 0,-11 25 0,-1-2 0,11-32 0,31-108 1296,-51 160-1287,17-45-39,-18 45 43,1 0 0,0 0 0,0 0 0,0 0-1,0 0 1,1 0 0,-1 0 0,0 1 0,1-1-1,-1 0 1,1 1 0,0 0 0,-1-1 0,1 1 0,0 0-1,0-1 1,0 1 0,3-1 0,-4 2 33,0 0 0,-1 1 0,1-1 0,0 0 0,0 0 0,-1 1 0,1-1 0,0 0 1,0 1-1,-1-1 0,1 0 0,-1 1 0,1-1 0,0 1 0,-1 0 0,1-1 0,-1 1 0,1-1 0,-1 1 0,1 0 0,-1-1 1,0 1-1,1 0 0,-1-1 0,0 1 0,0 0 0,1 0 0,-1 0 0,0-1 0,0 1 0,0 0 0,0 0 0,4 31 282,-4-30-303,1 310-25,-3-145 0,2-116 0,-2-1 0,-11 61 0,-21 157-632,12-119 632,13-107 0,3 1 0,-3 66 0,10 243 632,0-334-632,1 0 0,7 31 0,-5-30 0,0 0 0,0 22 0,-3-14 0,1 0 0,9 47 0,17 56-1365,-25-110-5461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08:45:11.826"/>
    </inkml:context>
    <inkml:brush xml:id="br0">
      <inkml:brushProperty name="width" value="0.05" units="cm"/>
      <inkml:brushProperty name="height" value="0.05" units="cm"/>
      <inkml:brushProperty name="color" value="#004F8B"/>
    </inkml:brush>
  </inkml:definitions>
  <inkml:trace contextRef="#ctx0" brushRef="#br0">92 263 24575,'1'14'0,"1"0"0,1-1 0,0 0 0,1 0 0,10 25 0,6 25 0,3 36 0,11 114 0,-30-173 0,0 1 0,3-1 0,14 49 0,-12-52 0,-3 1 0,0 0 0,-3 0 0,-1 0 0,-6 70 0,1-7 0,1 8 0,5 125 0,2-195 0,16 63 0,-13-70 0,-1-1 0,-2 1 0,3 49 0,-10 79 0,4-338 0,-5-205 0,-4 318 0,-3 0 0,-3 0 0,-21-63 0,7 30 0,-31-96 0,51 177 0,0 0 0,1-1 0,1 0 0,1 0 0,1 0 0,0 0 0,0-34 0,4-20 0,1 5 0,-3 0 0,-15-98 0,5 59 0,10 79 0,-1 1 0,-1 0 0,-2 1 0,-8-30 0,11 51 0,1 0 0,0 0 0,0 0 0,0 0 0,0-1 0,0 1 0,1 0 0,0 0 0,0 0 0,0-1 0,1 1 0,-1 0 0,1 0 0,0 0 0,0 0 0,0 0 0,1 0 0,0 0 0,2-5 0,0 4 0,1 0 0,-1 0 0,1 0 0,0 1 0,0-1 0,0 1 0,0 1 0,1-1 0,0 1 0,-1 0 0,1 0 0,7-2 0,9-4 0,0 1 0,1 1 0,42-8 0,-55 14 0,-1 0 0,1 1 0,0 0 0,0 0 0,-1 1 0,1 1 0,-1-1 0,1 1 0,-1 1 0,0 0 0,1 0 0,8 6 0,34 18 0,51 37 0,-83-51 0,-1 1 0,-1 1 0,-1 1 0,0 1 0,23 29 0,-35-37 0,0 0 0,0 0 0,-1 0 0,0 0 0,-1 1 0,0 0 0,0 0 0,-1 0 0,-1 0 0,0 0 0,0 11 0,0 18 0,-9 58 0,8-93 0,-3 14 0,-1-1 0,0 0 0,-1 0 0,-1-1 0,-1 0 0,0 0 0,-1 0 0,-16 22 0,-5 4 0,-57 62 0,50-66 0,-1-2 0,-75 56 0,107-89 0,0 0 0,-1-1 0,1 1 0,-1-1 0,0 0 0,0 0 0,1-1 0,-2 1 0,1-1 0,-7 0 0,-60-2 0,66 1 0,67 1 0,-15-1 0,54 7 0,65 10 0,-94-12 0,93 20 0,-42-5 0,-79-14 0,-1 1 0,61 19 0,-88-22 0,1 0 0,-1-1 0,1 0 0,0-1 0,0-1 0,0-1 0,21-1 0,-35 1 0,0 0 0,0 0 0,0 0 0,0 0 0,0 0 0,0 0 0,0-1 0,0 1 0,0 0 0,0-1 0,0 1 0,0 0 0,0-1 0,0 1 0,0-1 0,0 0 0,0 1 0,-1-1 0,1 0 0,0 1 0,0-1 0,-1 0 0,1 0 0,-1 0 0,1 0 0,-1 0 0,1-1 0,0 1 0,-1-1 0,0 0 0,0 0 0,0 1 0,-1-1 0,1 0 0,0 0 0,-1 1 0,1-1 0,-1 0 0,1 1 0,-1-1 0,0 1 0,-1-3 0,-3-4 0,-1 0 0,0 0 0,0 0 0,-12-10 0,4 4 0,-2 2 0,0 0 0,0 1 0,-1 0 0,-1 1 0,1 1 0,-1 1 0,-1 1 0,0 0 0,0 2 0,0 0 0,-24-3 0,31 6 0,0 2 0,0-1 0,-1 2 0,1-1 0,0 2 0,0-1 0,0 2 0,0 0 0,0 0 0,1 1 0,-1 0 0,1 1 0,0 1 0,0-1 0,1 2 0,0 0 0,0 0 0,0 0 0,1 1 0,-16 18 0,11-7 0,1 0 0,1 1 0,1 0 0,0 1 0,2 0 0,0 1 0,-8 35 0,9-15 0,2 0 0,2 0 0,2 0 0,6 75 0,-1-11 0,-3-97 0,0 9 0,0 1 0,1-1 0,1 0 0,0 1 0,6 17 0,-7-31 0,1-1 0,0 0 0,-1 0 0,1 1 0,1-1 0,-1 0 0,1-1 0,-1 1 0,1 0 0,0-1 0,1 0 0,-1 1 0,0-1 0,1 0 0,0-1 0,0 1 0,0-1 0,0 0 0,0 0 0,0 0 0,0 0 0,1-1 0,-1 1 0,1-1 0,6 0 0,3 1 0,0 0 0,0-2 0,1 0 0,-1 0 0,0-1 0,0-1 0,0-1 0,0 0 0,0 0 0,0-2 0,-1 0 0,0 0 0,0-1 0,0-1 0,0 0 0,-1 0 0,-1-2 0,1 1 0,-1-1 0,18-20 0,3-3 0,0-2 0,-2-1 0,-2-1 0,44-75 0,-60 89 0,-2 0 0,0-1 0,-2 1 0,0-2 0,-2 1 0,0-1 0,-2 0 0,0 0 0,-2-1 0,-1-43 0,0 106 0,-1-1 0,7 45 0,2-3 0,-3-1 0,-7 110 0,4 70 0,0-233 0,13 45 0,-10-50 0,-2 0 0,0 0 0,1 25 0,-17-219 0,12-781 0,-2 931 0,0 1 0,-2 0 0,-1 0 0,-11-35 0,-7-29 0,13 53 0,8 28 0,0 0 0,-1 0 0,2-1 0,-1 1 0,1 0 0,0-1 0,0 1 0,1-1 0,0 0 0,0 1 0,2-12 0,-1 18 0,0-1 0,0 0 0,0 0 0,0 1 0,0-1 0,0 1 0,0-1 0,0 0 0,0 1 0,0 0 0,0-1 0,0 1 0,0 0 0,1 0 0,-1-1 0,0 1 0,0 0 0,0 0 0,1 0 0,-1 0 0,0 1 0,0-1 0,0 0 0,0 0 0,0 1 0,1-1 0,-1 1 0,1 0 0,33 13 0,29 27 0,-45-27 0,2-1 0,24 12 0,-14-11 0,1-1 0,0-2 0,1-1 0,0-1 0,0-2 0,1-2 0,0-1 0,0-1 0,1-2 0,47-4 0,-77 2 0,0 0 0,0 0 0,-1-1 0,1 0 0,0 0 0,0 0 0,-1 0 0,1-1 0,-1 1 0,0-1 0,0 0 0,0-1 0,0 1 0,-1-1 0,1 0 0,-1 1 0,0-2 0,0 1 0,0 0 0,0 0 0,-1-1 0,0 0 0,0 1 0,2-7 0,4-13 0,-2-1 0,0 0 0,3-41 0,-7 50 0,1-3 0,-1-1 0,-1 0 0,-1 0 0,-1 0 0,-6-37 0,4 46 0,0 0 0,0 1 0,-1-1 0,-1 1 0,0 0 0,0 0 0,-1 0 0,0 1 0,-1-1 0,0 2 0,-16-17 0,-9-10 0,2-1 0,2-1 0,1-1 0,-24-47 0,51 85 0,0-1 0,0 1 0,0 0 0,0-1 0,0 1 0,0 0 0,-1-1 0,1 1 0,0 0 0,0-1 0,0 1 0,-1 0 0,1-1 0,0 1 0,0 0 0,-1 0 0,1-1 0,0 1 0,-1 0 0,1 0 0,0 0 0,-1 0 0,1-1 0,0 1 0,-1 0 0,1 0 0,0 0 0,-1 0 0,1 0 0,-1 0 0,1 0 0,0 0 0,-1 0 0,-4 12 0,4 29 0,1-36 0,-1 104 0,5 153 0,8-155 0,2 61 0,-8-63 0,28 158 0,-16-152 0,4 119 0,-9-26 0,0 35 0,-15-70 0,2 59 0,-6-267 0,-2 0 0,-2 0 0,-25-64 0,-60-109 0,84 190 0,-1-5 0,-1 1 0,-2 1 0,0 0 0,-33-38 0,40 53 0,-1 2 0,-1-1 0,0 1 0,0 0 0,-1 1 0,1 0 0,-2 1 0,1 0 0,-1 1 0,0 0 0,0 1 0,0 0 0,-16-2 0,-2 2 0,0 1 0,1 1 0,-1 2 0,0 1 0,0 1 0,-48 10 0,29 0 0,0 1 0,2 2 0,-54 25 0,36-10 0,-100 40 0,136-58 0,0 1 0,1 2 0,-46 32 0,-28 15 0,54-40 0,-1-3 0,0-2 0,-1-1 0,-1-3 0,-98 12 0,128-20 0,18-4 0,-1 0 0,1 0 0,-1 0 0,1 0 0,0-1 0,-1 1 0,1-1 0,-1 0 0,1 0 0,-5-1 0,8 0 0,-1 1 0,1-1 0,1 0 0,-1 1 0,0-1 0,0 0 0,0 0 0,0 1 0,0-1 0,1 1 0,-1-1 0,0 0 0,0 1 0,1-1 0,-1 0 0,1 1 0,-1-1 0,0 1 0,1-1 0,-1 1 0,1-1 0,0 1 0,-1-1 0,1 1 0,-1 0 0,1-1 0,-1 1 0,2-1 0,18-14 0,23-7 0,0 2 0,2 2 0,0 2 0,51-11 0,23-9 0,556-221-751,-428 158 587,-92 36-515,-4-8-1,232-144 0,-351 192 915,0 0 1,-1-2-1,-2-2 1,-1 0-1,-1-2 1,-1-1-1,-2-1 1,29-47-1,-38 44-116,-1 0 1,-2-1-1,-1 0 0,-2 0 1,-1-1-1,4-55 0,-8 70-1484,2 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17T01:47:29.460"/>
    </inkml:context>
    <inkml:brush xml:id="br0">
      <inkml:brushProperty name="width" value="0.1" units="cm"/>
      <inkml:brushProperty name="height" value="0.1" units="cm"/>
    </inkml:brush>
  </inkml:definitions>
  <inkml:trace contextRef="#ctx0" brushRef="#br0">106 221 16383 0 0,'0'4'0'0'0,"0"4"0"0"0,0 5 0 0 0,0 4 0 0 0,0 6 0 0 0,-4 2 0 0 0,-1 5 0 0 0,1 1 0 0 0,0 2 0 0 0,2-1 0 0 0,0 1 0 0 0,-3-1 0 0 0,0-2 0 0 0,1-4 0 0 0,0-1 0 0 0,2-2 0 0 0,0-2 0 0 0,2 0 0 0 0,0 0 0 0 0,3-4 0 0 0,6-8 0 0 0,4-10 0 0 0,0-8 0 0 0,2-5 0 0 0,1-5 0 0 0,2-3 0 0 0,-2-1 0 0 0,0 0 0 0 0,0 1 0 0 0,2-4 0 0 0,1-1 0 0 0,1-3 0 0 0,0 0 0 0 0,1 1 0 0 0,1-1 0 0 0,-1 1 0 0 0,1 1 0 0 0,-1-1 0 0 0,0 0 0 0 0,1-1 0 0 0,-1 0 0 0 0,0 1 0 0 0,0 3 0 0 0,0 2 0 0 0,0 5 0 0 0,1 2 0 0 0,-1 0 0 0 0,0 0 0 0 0,0-1 0 0 0,-3-1 0 0 0,-2 2 0 0 0,-3 5 0 0 0</inkml:trace>
  <inkml:trace contextRef="#ctx0" brushRef="#br0" timeOffset="36.47">381 243 16383 0 0,'-4'0'0'0'0,"-4"0"0"0"0,-1 3 0 0 0,0 5 0 0 0,7 2 0 0 0,2 2 0 0 0,6-1 0 0 0,1 1 0 0 0,4-1 0 0 0,2-2 0 0 0,4-4 0 0 0,-1 2 0 0 0,-1 0 0 0 0,2-2 0 0 0,1-2 0 0 0,-2 3 0 0 0,-1 0 0 0 0,1-1 0 0 0,-2 2 0 0 0,0 0 0 0 0,1-1 0 0 0,2-2 0 0 0,-2-5 0 0 0,-4-6 0 0 0,-3-5 0 0 0,-7-1 0 0 0,-7 2 0 0 0,-7 3 0 0 0,-4 2 0 0 0,1 7 0 0 0,3 6 0 0 0,0 2 0 0 0,2 3 0 0 0,3 3 0 0 0,3 3 0 0 0,-1-2 0 0 0,0 0 0 0 0,1 1 0 0 0,2 1 0 0 0,1 1 0 0 0,5-2 0 0 0,5-5 0 0 0,1-7 0 0 0,3-6 0 0 0,-1-5 0 0 0,2-2 0 0 0,2-3 0 0 0,-2-3 0 0 0,1 0 0 0 0,-2 0 0 0 0,-3-2 0 0 0,0 1 0 0 0,-1 1 0 0 0,-2-2 0 0 0,-2-1 0 0 0,-1-1 0 0 0,-2-2 0 0 0,2 3 0 0 0,6 4 0 0 0,0 8 0 0 0,2 5 0 0 0,0 6 0 0 0,1 2 0 0 0,-1 3 0 0 0,-3 4 0 0 0,1-2 0 0 0,-1 2 0 0 0,-2 1 0 0 0,-1 2 0 0 0,-3 1 0 0 0,-4-3 0 0 0,-6-3 0 0 0,-5-5 0 0 0,3-3 0 0 0,7-3 0 0 0,8-1 0 0 0,6-1 0 0 0,1 2 0 0 0,3 2 0 0 0,2 0 0 0 0,2-1 0 0 0,1 0 0 0 0,-3 2 0 0 0,0 0 0 0 0,0 0 0 0 0,1-1 0 0 0,1-2 0 0 0,0 0 0 0 0,2-2 0 0 0,-4-3 0 0 0,-4-5 0 0 0,-5-6 0 0 0,-3-3 0 0 0,-3-2 0 0 0,-5-2 0 0 0,-6 3 0 0 0,-5 4 0 0 0,1 8 0 0 0,1 9 0 0 0,3 8 0 0 0,4 5 0 0 0,2 4 0 0 0,2 1 0 0 0,0 2 0 0 0,2 0 0 0 0,-1-8 0 0 0,1-9 0 0 0,-1-10 0 0 0,1-8 0 0 0,-1-5 0 0 0,0-3 0 0 0,0-3 0 0 0,4 0 0 0 0,1 0 0 0 0,-1 0 0 0 0,3 1 0 0 0,1 0 0 0 0,-2 1 0 0 0,2-1 0 0 0,0 1 0 0 0,2 0 0 0 0,-1 0 0 0 0,2 3 0 0 0,-1 2 0 0 0,1 0 0 0 0,-1-2 0 0 0,2 3 0 0 0,-2 0 0 0 0,1 3 0 0 0,-1 0 0 0 0,1-2 0 0 0,-1 5 0 0 0,-2 8 0 0 0,-3 7 0 0 0,-2 7 0 0 0,-2 5 0 0 0,0 2 0 0 0,-1 2 0 0 0,-4 0 0 0 0,-2 1 0 0 0,1 0 0 0 0,1-1 0 0 0,2 0 0 0 0,0-1 0 0 0,1 1 0 0 0,-3 2 0 0 0,-1 2 0 0 0,1 0 0 0 0,0-1 0 0 0,-2-2 0 0 0,0 0 0 0 0,1-1 0 0 0,1 0 0 0 0,1-1 0 0 0,2 0 0 0 0,0 0 0 0 0,1 0 0 0 0,0-7 0 0 0,0-10 0 0 0,1-9 0 0 0,-1-7 0 0 0,0-5 0 0 0,0-4 0 0 0,0-1 0 0 0,4 2 0 0 0,1 2 0 0 0,-1 0 0 0 0,0-1 0 0 0,2 4 0 0 0,0 0 0 0 0,3 2 0 0 0,4 4 0 0 0,-1 7 0 0 0,1 4 0 0 0,-1 5 0 0 0,-3 5 0 0 0,-7 1 0 0 0,-7-3 0 0 0,-2 2 0 0 0,-5-2 0 0 0,-2-3 0 0 0,-4-2 0 0 0,-2-2 0 0 0,3 2 0 0 0,4 4 0 0 0,4 3 0 0 0,3 5 0 0 0,7-2 0 0 0,7-3 0 0 0,5-4 0 0 0,5-3 0 0 0,2-2 0 0 0,1-2 0 0 0,2-1 0 0 0,-1 0 0 0 0,-3-5 0 0 0,-2 0 0 0 0,-3-4 0 0 0,-5-3 0 0 0,-3-4 0 0 0,-7 1 0 0 0,-6 3 0 0 0,-6 4 0 0 0,-4 3 0 0 0,-3 2 0 0 0,-2 2 0 0 0,0 1 0 0 0,-1 1 0 0 0,1 0 0 0 0,0-1 0 0 0,0 4 0 0 0,1 1 0 0 0,-1 0 0 0 0,5-1 0 0 0</inkml:trace>
  <inkml:trace contextRef="#ctx0" brushRef="#br0" timeOffset="36.47">0 645 16383 0 0,'4'0'0'0'0,"4"0"0"0"0,5 0 0 0 0,4 0 0 0 0,2 0 0 0 0,2 0 0 0 0,0 0 0 0 0,1 0 0 0 0,1-4 0 0 0,-1-1 0 0 0,-1 1 0 0 0,4-4 0 0 0,2 1 0 0 0,2 1 0 0 0,1-2 0 0 0,-2 0 0 0 0,2 2 0 0 0,3-2 0 0 0,-1 0 0 0 0,2 2 0 0 0,2-2 0 0 0,-1 1 0 0 0,4 1 0 0 0,-2-2 0 0 0,2 1 0 0 0,0 1 0 0 0,-3-2 0 0 0,0 1 0 0 0,1 1 0 0 0,2-2 0 0 0,0 1 0 0 0,-1 1 0 0 0,-1 1 0 0 0,0 3 0 0 0,-2 0 0 0 0,1-2 0 0 0,-4-1 0 0 0,2 1 0 0 0,-3 1 0 0 0,-2 1 0 0 0,-3 0 0 0 0,-2-2 0 0 0,-2-1 0 0 0,0 0 0 0 0,-1 2 0 0 0,-1 0 0 0 0,-3 2 0 0 0</inkml:trace>
  <inkml:trace contextRef="#ctx0" brushRef="#br0" timeOffset="36.47">1439 327 16383 0 0,'4'0'0'0'0,"4"0"0"0"0,2 0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05:59:18.346"/>
    </inkml:context>
    <inkml:brush xml:id="br0">
      <inkml:brushProperty name="width" value="0.05" units="cm"/>
      <inkml:brushProperty name="height" value="0.05" units="cm"/>
    </inkml:brush>
  </inkml:definitions>
  <inkml:trace contextRef="#ctx0" brushRef="#br0">73 224 24575,'0'638'0,"-14"-871"0,1-15 0,11 189 0,1 34 0,0-1 0,7-48 0,-6 72 0,1-1 0,0 0 0,1 1 0,-1-1 0,0 1 0,1-1 0,-1 1 0,1-1 0,0 1 0,0 0 0,0 0 0,0 0 0,0 0 0,1 0 0,-1 1 0,0-1 0,1 0 0,-1 1 0,1 0 0,0 0 0,-1 0 0,1 0 0,0 0 0,0 0 0,2 0 0,11-2 0,0 1 0,0 0 0,20 1 0,-25 1 0,4-1 0,4 0 0,0 1 0,0 0 0,19 4 0,-34-3 0,0-1 0,0 1 0,0 1 0,0-1 0,0 1 0,0-1 0,0 1 0,5 4 0,-8-5 0,0 0 0,1 0 0,-1 0 0,0 0 0,0 1 0,0-1 0,0 0 0,0 1 0,0-1 0,0 1 0,0-1 0,-1 1 0,1 0 0,-1-1 0,1 1 0,-1 0 0,1-1 0,-1 1 0,0 0 0,0 2 0,-1 0 0,1-1 0,-1 1 0,0-1 0,0 0 0,0 1 0,-1-1 0,1 0 0,-1 0 0,0 0 0,0 0 0,0 0 0,0 0 0,0-1 0,-1 1 0,1-1 0,-1 1 0,-3 1 0,-59 39 0,40-28 0,8-4 0,-54 39 0,67-46 0,0 0 0,0 0 0,0 0 0,1 0 0,-1 0 0,1 1 0,0 0 0,0-1 0,1 1 0,0 0 0,-1 0 0,-1 11 0,3-14 0,1-1 0,0 1 0,0 0 0,1 0 0,-1 0 0,0 0 0,1 0 0,-1 0 0,1-1 0,-1 1 0,1 0 0,0 0 0,0-1 0,0 1 0,0 0 0,0-1 0,0 1 0,0-1 0,1 0 0,-1 1 0,0-1 0,1 0 0,-1 0 0,1 0 0,-1 0 0,1 0 0,0 0 0,0 0 0,-1 0 0,1-1 0,0 1 0,0 0 0,0-1 0,-1 0 0,3 1 0,12 2 0,-1 0 0,1-1 0,19 0 0,-19-1 0,-14-1 0,0 0 0,0 0 0,0 0 0,0 0 0,0 0 0,0 1 0,0-1 0,0 1 0,-1-1 0,1 1 0,0 0 0,0 0 0,0 0 0,-1 0 0,1 0 0,-1 0 0,1 0 0,-1 1 0,3 1 0,-4-1 0,1-1 0,-1 0 0,1 0 0,-1 1 0,0-1 0,0 0 0,0 1 0,0-1 0,0 0 0,0 1 0,0-1 0,0 0 0,-1 0 0,1 1 0,0-1 0,-1 0 0,1 0 0,-1 1 0,0-1 0,1 0 0,-2 2 0,-4 5 0,0 0 0,-1 0 0,0-1 0,0 1 0,-1-1 0,-8 5 0,-181 112 0,195-122 0,-1 0 0,1 0 0,0 0 0,0 0 0,-1 0 0,1 0 0,1 1 0,-1-1 0,0 1 0,0-1 0,-1 5 0,3-6 0,0 0 0,-1 0 0,1 1 0,0-1 0,0 0 0,0 0 0,-1 1 0,1-1 0,1 0 0,-1 0 0,0 1 0,0-1 0,0 0 0,1 0 0,-1 0 0,1 0 0,-1 1 0,1-1 0,-1 0 0,1 1 0,2 1 0,0-1 0,-1 1 0,1-1 0,0 0 0,0 1 0,0-1 0,1-1 0,-1 1 0,0 0 0,1-1 0,-1 0 0,1 0 0,-1 0 0,1 0 0,0 0 0,6 0 0,14 1 0,0-1 0,1-1 0,-1-1 0,0-1 0,0-1 0,0-1 0,-1-1 0,27-10 0,-34 9 0,-1 0 0,1-1 0,-2-1 0,1-1 0,-1 0 0,-1 0 0,1-2 0,-2 0 0,0 0 0,0-1 0,-1 0 0,17-24 0,4-14 0,46-91 0,-65 111 0,-1-1 0,-1 0 0,-2-1 0,10-55 0,-8 19 0,-4 29 0,3-41 0,-10 79 0,1-1 0,-1 0 0,0 0 0,0 1 0,0-1 0,0 0 0,0 1 0,0-1 0,0 0 0,-1 1 0,1-1 0,-1 0 0,1 1 0,-1-1 0,1 1 0,-1-1 0,0 1 0,0-1 0,0 1 0,0-1 0,0 1 0,0 0 0,0 0 0,0-1 0,-1 1 0,-1-1 0,0 1 0,1 1 0,-1-1 0,1 1 0,-1 0 0,1 0 0,-1 0 0,1 0 0,0 1 0,-1-1 0,1 0 0,-1 1 0,1 0 0,0 0 0,-1 0 0,-3 2 0,-11 6 0,0 2 0,0 0 0,-19 17 0,34-27 0,-9 8 0,-1 0 0,1 1 0,1 0 0,-1 1 0,2 0 0,0 0 0,0 1 0,1 0 0,0 1 0,1 0 0,1 0 0,0 0 0,1 1 0,0 0 0,1 0 0,0 0 0,1 0 0,1 1 0,1-1 0,0 30 0,1 16 0,-1-22 0,2 0 0,8 48 0,-8-81 0,0-1 0,0 0 0,1 0 0,0 1 0,0-1 0,0 0 0,0 0 0,0-1 0,1 1 0,0 0 0,0-1 0,0 1 0,0-1 0,6 4 0,-2-1 0,1-1 0,1 0 0,-1 0 0,1-1 0,-1 0 0,15 4 0,3-2 0,0 0 0,1-2 0,-1-1 0,30 0 0,-38-2 0,-1-1 0,1-1 0,-1 0 0,31-7 0,-43 7 0,-1-1 0,1 1 0,-1-1 0,0 0 0,0 0 0,0-1 0,0 1 0,0-1 0,0 0 0,-1 0 0,1 0 0,-1 0 0,0-1 0,0 1 0,0-1 0,0 0 0,-1 0 0,1 0 0,-1 0 0,0 0 0,0 0 0,-1-1 0,2-4 0,0 0 0,-1-1 0,0 0 0,-1 0 0,0 0 0,0 0 0,-1 1 0,-2-15 0,2 21 0,-1 0 0,1 0 0,-1 0 0,0 0 0,0 0 0,0 0 0,0 1 0,0-1 0,0 0 0,-1 1 0,0-1 0,1 1 0,-1-1 0,0 1 0,0 0 0,0 0 0,-1 0 0,1 0 0,0 0 0,-1 1 0,1-1 0,-1 1 0,0-1 0,1 1 0,-1 0 0,0 0 0,0 0 0,-4 0 0,-16-3 0,-1 2 0,0 1 0,1 1 0,-1 2 0,0 0 0,-38 8 0,54-7 0,1 0 0,0 0 0,1 1 0,-1 0 0,1 0 0,-1 0 0,1 1 0,0 0 0,1 0 0,-1 1 0,1-1 0,0 1 0,1 0 0,-1 1 0,1-1 0,1 1 0,-1 0 0,1 0 0,-4 11 0,6-14 0,-1-1 0,1 0 0,0 1 0,1 0 0,-1-1 0,0 1 0,1-1 0,0 1 0,0 0 0,0-1 0,0 1 0,1 0 0,-1-1 0,1 1 0,0-1 0,0 1 0,0-1 0,1 1 0,-1-1 0,1 0 0,0 1 0,0-1 0,0 0 0,0 0 0,0-1 0,1 1 0,0 0 0,-1-1 0,1 1 0,0-1 0,0 0 0,0 0 0,0 0 0,0-1 0,1 1 0,-1-1 0,1 1 0,-1-1 0,1 0 0,-1 0 0,6 0 0,25 3 0,-1-1 0,0-2 0,1-1 0,49-7 0,-66 4 0,-1 0 0,1 0 0,0-2 0,-1 0 0,0-1 0,19-9 0,87-57 0,-108 63 0,-1 0 0,-1-1 0,0 0 0,-1-1 0,0 0 0,-1 0 0,0-1 0,15-25 0,-11 14 0,-1-1 0,-1-1 0,14-43 0,-24 61 0,0 0 0,-1 0 0,1 0 0,-1 0 0,-1 0 0,1 0 0,-1 0 0,-1 0 0,1 0 0,-3-12 0,2 17 0,1 0 0,-1 0 0,0 0 0,0 0 0,0 0 0,0 0 0,0 0 0,0 1 0,-1-1 0,1 0 0,0 1 0,-1-1 0,0 0 0,1 1 0,-1 0 0,0-1 0,0 1 0,1 0 0,-1 0 0,0 0 0,0 0 0,0 1 0,0-1 0,-1 0 0,1 1 0,0-1 0,0 1 0,0 0 0,0 0 0,-1 0 0,1 0 0,0 0 0,0 0 0,0 1 0,0-1 0,-1 1 0,-2 0 0,1 1 0,0-1 0,-1 1 0,1 0 0,0 0 0,0 0 0,0 0 0,0 1 0,1-1 0,-1 1 0,1 0 0,-1 0 0,1 1 0,0-1 0,0 1 0,0-1 0,1 1 0,-1 0 0,-2 6 0,-3 9 0,0 0 0,-9 39 0,4-15 0,6-19 0,1 1 0,1 0 0,1 0 0,2 1 0,0-1 0,1 1 0,6 44 0,-5-66 0,1-1 0,0 0 0,0 0 0,0 0 0,0 1 0,0-1 0,0 0 0,1 0 0,0 0 0,0-1 0,-1 1 0,2 0 0,-1-1 0,0 1 0,0-1 0,1 0 0,-1 0 0,4 3 0,0-2 0,0 1 0,1-1 0,-1 0 0,1 0 0,0-1 0,-1 0 0,1 0 0,11 1 0,-9-2 0,1 0 0,0 0 0,-1-1 0,1 0 0,0-1 0,0 0 0,-1-1 0,1 0 0,-1 0 0,1-1 0,-1 0 0,17-8 0,-23 8 0,1 0 0,-1 1 0,1-1 0,-1 0 0,0-1 0,0 1 0,-1 0 0,1-1 0,-1 0 0,1 1 0,-1-1 0,-1 0 0,1 0 0,2-8 0,-1-1 0,-1 0 0,0 0 0,-1-21 0,-1 23 0,1-1 0,0 0 0,0 1 0,1-1 0,6-17 0,3-2 0,14-61 0,-35 146 0,1-1 0,4 1 0,1 0 0,5 68 0,-1-120 0,0 0 0,0 0 0,0 0 0,1 0 0,-1-1 0,0 1 0,1 0 0,-1 0 0,1-1 0,0 1 0,0 0 0,0-1 0,-1 1 0,1-1 0,1 1 0,1 2 0,-2-4 0,-1 0 0,1 1 0,0-1 0,0 0 0,-1 0 0,1 0 0,0 0 0,0 0 0,-1 0 0,1 0 0,0 0 0,0 0 0,-1 0 0,1 0 0,0 0 0,0-1 0,-1 1 0,1 0 0,0-1 0,-1 1 0,1 0 0,0-1 0,-1 1 0,1-1 0,-1 1 0,2-2 0,3-2 0,0-2 0,-1 1 0,1 0 0,-1-1 0,0 0 0,5-11 0,24-45 0,-24 49 0,-1-1 0,-1 0 0,0 0 0,-1 0 0,-1-1 0,0 0 0,-1 0 0,3-20 0,-5 9 0,-2 19 0,0-1 0,1 1 0,0-1 0,0 1 0,4-12 0,-4 17 0,0 0 0,0-1 0,0 1 0,0 1 0,1-1 0,-1 0 0,0 0 0,1 0 0,0 1 0,-1-1 0,1 1 0,0-1 0,0 1 0,0 0 0,0 0 0,0 0 0,0 0 0,0 0 0,0 0 0,1 0 0,-1 1 0,4-1 0,26-3 0,-1 2 0,0 2 0,50 4 0,10 1 0,-86-6 0,1 1 0,-1 1 0,0-1 0,0 1 0,0 0 0,0 0 0,0 0 0,0 0 0,0 1 0,0 0 0,-1 0 0,9 6 0,-10-6 0,0 1 0,0 0 0,0 0 0,-1 1 0,1-1 0,-1 0 0,0 1 0,0-1 0,0 1 0,-1 0 0,1 0 0,-1 0 0,0 0 0,0 0 0,0 0 0,0 7 0,1 2 0,-1 1 0,0 0 0,-1 0 0,0-1 0,-1 1 0,-1 0 0,-5 19 0,6-28 0,-1 1 0,0-1 0,0 0 0,-1 1 0,0-1 0,0 0 0,0 0 0,0-1 0,-1 1 0,0-1 0,0 0 0,0 0 0,-1 0 0,1 0 0,-1-1 0,0 1 0,0-1 0,0-1 0,-10 5 0,-48 12-1365,36-11-5461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8730BF8D974047AC4116EC5B8E23AB" ma:contentTypeVersion="3" ma:contentTypeDescription="Create a new document." ma:contentTypeScope="" ma:versionID="c7891fc5f65f5782fa8d61ff00075043">
  <xsd:schema xmlns:xsd="http://www.w3.org/2001/XMLSchema" xmlns:xs="http://www.w3.org/2001/XMLSchema" xmlns:p="http://schemas.microsoft.com/office/2006/metadata/properties" xmlns:ns2="b60900f7-a5ae-47c3-9960-896a6d3d39ce" targetNamespace="http://schemas.microsoft.com/office/2006/metadata/properties" ma:root="true" ma:fieldsID="2b182795b11eda150c11450bda83a5ce" ns2:_="">
    <xsd:import namespace="b60900f7-a5ae-47c3-9960-896a6d3d39c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900f7-a5ae-47c3-9960-896a6d3d39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Soo23</b:Tag>
    <b:SourceType>InternetSite</b:SourceType>
    <b:Guid>{6D7A4CA5-B72B-42FE-B2D4-E439C58D05A9}</b:Guid>
    <b:Author>
      <b:Author>
        <b:NameList>
          <b:Person>
            <b:Last>rho</b:Last>
            <b:First>Soobin</b:First>
          </b:Person>
        </b:NameList>
      </b:Author>
    </b:Author>
    <b:Title>Chapter 22: The Z file system guide</b:Title>
    <b:InternetSiteTitle>FreeBSD</b:InternetSiteTitle>
    <b:Year>2023</b:Year>
    <b:Month>August</b:Month>
    <b:Day>1</b:Day>
    <b:URL>https://docs.freebsd.org/en/books/handbook/zfs/</b:URL>
    <b:RefOrder>1</b:RefOrder>
  </b:Source>
  <b:Source>
    <b:Tag>Pie</b:Tag>
    <b:SourceType>InternetSite</b:SourceType>
    <b:Guid>{9AA3158F-781E-450F-AD99-85A00C79CFBE}</b:Guid>
    <b:RefOrder>7</b:RefOrder>
  </b:Source>
  <b:Source>
    <b:Tag>Pie231</b:Tag>
    <b:SourceType>InternetSite</b:SourceType>
    <b:Guid>{FD2FFBD1-3671-447F-A637-C8596C4EA941}</b:Guid>
    <b:Author>
      <b:Author>
        <b:NameList>
          <b:Person>
            <b:Last>Pronchery</b:Last>
            <b:First>Pierre</b:First>
          </b:Person>
        </b:NameList>
      </b:Author>
    </b:Author>
    <b:Title>Chapter 16 Security, FreeBSD</b:Title>
    <b:InternetSiteTitle>FreeBSD</b:InternetSiteTitle>
    <b:Year>2023</b:Year>
    <b:Month>October</b:Month>
    <b:Day>8</b:Day>
    <b:URL>https://docs.freebsd.org/en/books/handbook/security/#security-resourcelimits</b:URL>
    <b:RefOrder>2</b:RefOrder>
  </b:Source>
  <b:Source>
    <b:Tag>Sul23</b:Tag>
    <b:SourceType>InternetSite</b:SourceType>
    <b:Guid>{E5AD92B5-322B-4780-B8E4-82E3BDEF7A7D}</b:Guid>
    <b:Author>
      <b:Author>
        <b:NameList>
          <b:Person>
            <b:Last>Sultan</b:Last>
            <b:First>Owais</b:First>
          </b:Person>
        </b:NameList>
      </b:Author>
    </b:Author>
    <b:Title>Setting Strong and Unique Passwords: The First Line of Defense for PS5 Security</b:Title>
    <b:InternetSiteTitle>Hack Read.com</b:InternetSiteTitle>
    <b:Year>2023</b:Year>
    <b:Month>June</b:Month>
    <b:Day>14</b:Day>
    <b:URL>https://www.hackread.com/strong-passwords-for-ps5-security/</b:URL>
    <b:RefOrder>3</b:RefOrder>
  </b:Source>
  <b:Source>
    <b:Tag>Per1</b:Tag>
    <b:SourceType>InternetSite</b:SourceType>
    <b:Guid>{5381E607-9A43-4F1A-BC4E-BD5C210A3A40}</b:Guid>
    <b:Author>
      <b:Author>
        <b:NameList>
          <b:Person>
            <b:Last>Persson</b:Last>
            <b:First>Magnus</b:First>
          </b:Person>
        </b:NameList>
      </b:Author>
    </b:Author>
    <b:Title>A Comparative Study of Security Features in FreeBSD and OpenBSD</b:Title>
    <b:InternetSiteTitle>DiVA Portal</b:InternetSiteTitle>
    <b:Month>March</b:Month>
    <b:URL>https://www.diva-portal.org/smash/get/diva2:5365/FULLTEXT01.pdf</b:URL>
    <b:RefOrder>4</b:RefOrder>
  </b:Source>
  <b:Source>
    <b:Tag>Int</b:Tag>
    <b:SourceType>InternetSite</b:SourceType>
    <b:Guid>{F420427E-0288-4653-BC34-AF22B2D2EC6D}</b:Guid>
    <b:Title>Intrusion Detection System (IDS)</b:Title>
    <b:InternetSiteTitle>GeeksForGeeks</b:InternetSiteTitle>
    <b:Year>2023</b:Year>
    <b:Month>December</b:Month>
    <b:Day>6</b:Day>
    <b:URL>https://www.geeksforgeeks.org/intrusion-detection-system-ids/</b:URL>
    <b:RefOrder>6</b:RefOrder>
  </b:Source>
  <b:Source>
    <b:Tag>Bus23</b:Tag>
    <b:SourceType>InternetSite</b:SourceType>
    <b:Guid>{FDC250F2-930A-43E7-B499-350E36CCB15A}</b:Guid>
    <b:Author>
      <b:Author>
        <b:NameList>
          <b:Person>
            <b:Last>Rinchumrus</b:Last>
            <b:First>Bussarin</b:First>
          </b:Person>
        </b:NameList>
      </b:Author>
    </b:Author>
    <b:Title>Email concept with laptop spam and virus computer monitor internet security concept, woman using laptop electronic send message. Spam, junk and e-marketing on screen, Spam Email Pop-up Warning.</b:Title>
    <b:InternetSiteTitle>Istockphoto</b:InternetSiteTitle>
    <b:Year>2023</b:Year>
    <b:Month>May</b:Month>
    <b:Day>23</b:Day>
    <b:URL>https://www.istockphoto.com/photo/email-concept-with-laptop-spam-and-virus-computer-monitor-internet-security-concept-gm1483354516-509971427?phrase=safety+reporting+email&amp;searchscope=image%2Cfilm</b:URL>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99D86D-C4FA-4187-B5A3-AFE7E9CF40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7B9C5A-1D5D-43BC-AB82-DB47D279B8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900f7-a5ae-47c3-9960-896a6d3d39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CC34F4-0790-48CE-AE99-DFFB1975C3E2}">
  <ds:schemaRefs>
    <ds:schemaRef ds:uri="http://schemas.openxmlformats.org/officeDocument/2006/bibliography"/>
  </ds:schemaRefs>
</ds:datastoreItem>
</file>

<file path=customXml/itemProps4.xml><?xml version="1.0" encoding="utf-8"?>
<ds:datastoreItem xmlns:ds="http://schemas.openxmlformats.org/officeDocument/2006/customXml" ds:itemID="{C701CA4A-7A64-4DD5-8322-5745C357F6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49</Pages>
  <Words>9843</Words>
  <Characters>53486</Characters>
  <Application>Microsoft Office Word</Application>
  <DocSecurity>0</DocSecurity>
  <Lines>1217</Lines>
  <Paragraphs>400</Paragraphs>
  <ScaleCrop>false</ScaleCrop>
  <Company/>
  <LinksUpToDate>false</LinksUpToDate>
  <CharactersWithSpaces>63133</CharactersWithSpaces>
  <SharedDoc>false</SharedDoc>
  <HLinks>
    <vt:vector size="156" baseType="variant">
      <vt:variant>
        <vt:i4>3145837</vt:i4>
      </vt:variant>
      <vt:variant>
        <vt:i4>168</vt:i4>
      </vt:variant>
      <vt:variant>
        <vt:i4>0</vt:i4>
      </vt:variant>
      <vt:variant>
        <vt:i4>5</vt:i4>
      </vt:variant>
      <vt:variant>
        <vt:lpwstr>https://www.youtube.com/watch?v=po8DHwnXLko</vt:lpwstr>
      </vt:variant>
      <vt:variant>
        <vt:lpwstr/>
      </vt:variant>
      <vt:variant>
        <vt:i4>5111896</vt:i4>
      </vt:variant>
      <vt:variant>
        <vt:i4>165</vt:i4>
      </vt:variant>
      <vt:variant>
        <vt:i4>0</vt:i4>
      </vt:variant>
      <vt:variant>
        <vt:i4>5</vt:i4>
      </vt:variant>
      <vt:variant>
        <vt:lpwstr>https://www.gamespot.com/articles/everything-you-need-to-know-about-the-ps5/1100-6466357/</vt:lpwstr>
      </vt:variant>
      <vt:variant>
        <vt:lpwstr/>
      </vt:variant>
      <vt:variant>
        <vt:i4>1376305</vt:i4>
      </vt:variant>
      <vt:variant>
        <vt:i4>140</vt:i4>
      </vt:variant>
      <vt:variant>
        <vt:i4>0</vt:i4>
      </vt:variant>
      <vt:variant>
        <vt:i4>5</vt:i4>
      </vt:variant>
      <vt:variant>
        <vt:lpwstr/>
      </vt:variant>
      <vt:variant>
        <vt:lpwstr>_Toc153706363</vt:lpwstr>
      </vt:variant>
      <vt:variant>
        <vt:i4>1376305</vt:i4>
      </vt:variant>
      <vt:variant>
        <vt:i4>134</vt:i4>
      </vt:variant>
      <vt:variant>
        <vt:i4>0</vt:i4>
      </vt:variant>
      <vt:variant>
        <vt:i4>5</vt:i4>
      </vt:variant>
      <vt:variant>
        <vt:lpwstr/>
      </vt:variant>
      <vt:variant>
        <vt:lpwstr>_Toc153706362</vt:lpwstr>
      </vt:variant>
      <vt:variant>
        <vt:i4>1376305</vt:i4>
      </vt:variant>
      <vt:variant>
        <vt:i4>128</vt:i4>
      </vt:variant>
      <vt:variant>
        <vt:i4>0</vt:i4>
      </vt:variant>
      <vt:variant>
        <vt:i4>5</vt:i4>
      </vt:variant>
      <vt:variant>
        <vt:lpwstr/>
      </vt:variant>
      <vt:variant>
        <vt:lpwstr>_Toc153706361</vt:lpwstr>
      </vt:variant>
      <vt:variant>
        <vt:i4>1376305</vt:i4>
      </vt:variant>
      <vt:variant>
        <vt:i4>122</vt:i4>
      </vt:variant>
      <vt:variant>
        <vt:i4>0</vt:i4>
      </vt:variant>
      <vt:variant>
        <vt:i4>5</vt:i4>
      </vt:variant>
      <vt:variant>
        <vt:lpwstr/>
      </vt:variant>
      <vt:variant>
        <vt:lpwstr>_Toc153706360</vt:lpwstr>
      </vt:variant>
      <vt:variant>
        <vt:i4>1441841</vt:i4>
      </vt:variant>
      <vt:variant>
        <vt:i4>116</vt:i4>
      </vt:variant>
      <vt:variant>
        <vt:i4>0</vt:i4>
      </vt:variant>
      <vt:variant>
        <vt:i4>5</vt:i4>
      </vt:variant>
      <vt:variant>
        <vt:lpwstr/>
      </vt:variant>
      <vt:variant>
        <vt:lpwstr>_Toc153706359</vt:lpwstr>
      </vt:variant>
      <vt:variant>
        <vt:i4>1441841</vt:i4>
      </vt:variant>
      <vt:variant>
        <vt:i4>110</vt:i4>
      </vt:variant>
      <vt:variant>
        <vt:i4>0</vt:i4>
      </vt:variant>
      <vt:variant>
        <vt:i4>5</vt:i4>
      </vt:variant>
      <vt:variant>
        <vt:lpwstr/>
      </vt:variant>
      <vt:variant>
        <vt:lpwstr>_Toc153706358</vt:lpwstr>
      </vt:variant>
      <vt:variant>
        <vt:i4>1441841</vt:i4>
      </vt:variant>
      <vt:variant>
        <vt:i4>104</vt:i4>
      </vt:variant>
      <vt:variant>
        <vt:i4>0</vt:i4>
      </vt:variant>
      <vt:variant>
        <vt:i4>5</vt:i4>
      </vt:variant>
      <vt:variant>
        <vt:lpwstr/>
      </vt:variant>
      <vt:variant>
        <vt:lpwstr>_Toc153706357</vt:lpwstr>
      </vt:variant>
      <vt:variant>
        <vt:i4>1441841</vt:i4>
      </vt:variant>
      <vt:variant>
        <vt:i4>98</vt:i4>
      </vt:variant>
      <vt:variant>
        <vt:i4>0</vt:i4>
      </vt:variant>
      <vt:variant>
        <vt:i4>5</vt:i4>
      </vt:variant>
      <vt:variant>
        <vt:lpwstr/>
      </vt:variant>
      <vt:variant>
        <vt:lpwstr>_Toc153706356</vt:lpwstr>
      </vt:variant>
      <vt:variant>
        <vt:i4>1441841</vt:i4>
      </vt:variant>
      <vt:variant>
        <vt:i4>92</vt:i4>
      </vt:variant>
      <vt:variant>
        <vt:i4>0</vt:i4>
      </vt:variant>
      <vt:variant>
        <vt:i4>5</vt:i4>
      </vt:variant>
      <vt:variant>
        <vt:lpwstr/>
      </vt:variant>
      <vt:variant>
        <vt:lpwstr>_Toc153706355</vt:lpwstr>
      </vt:variant>
      <vt:variant>
        <vt:i4>1441841</vt:i4>
      </vt:variant>
      <vt:variant>
        <vt:i4>86</vt:i4>
      </vt:variant>
      <vt:variant>
        <vt:i4>0</vt:i4>
      </vt:variant>
      <vt:variant>
        <vt:i4>5</vt:i4>
      </vt:variant>
      <vt:variant>
        <vt:lpwstr/>
      </vt:variant>
      <vt:variant>
        <vt:lpwstr>_Toc153706354</vt:lpwstr>
      </vt:variant>
      <vt:variant>
        <vt:i4>1441841</vt:i4>
      </vt:variant>
      <vt:variant>
        <vt:i4>80</vt:i4>
      </vt:variant>
      <vt:variant>
        <vt:i4>0</vt:i4>
      </vt:variant>
      <vt:variant>
        <vt:i4>5</vt:i4>
      </vt:variant>
      <vt:variant>
        <vt:lpwstr/>
      </vt:variant>
      <vt:variant>
        <vt:lpwstr>_Toc153706353</vt:lpwstr>
      </vt:variant>
      <vt:variant>
        <vt:i4>1441841</vt:i4>
      </vt:variant>
      <vt:variant>
        <vt:i4>74</vt:i4>
      </vt:variant>
      <vt:variant>
        <vt:i4>0</vt:i4>
      </vt:variant>
      <vt:variant>
        <vt:i4>5</vt:i4>
      </vt:variant>
      <vt:variant>
        <vt:lpwstr/>
      </vt:variant>
      <vt:variant>
        <vt:lpwstr>_Toc153706352</vt:lpwstr>
      </vt:variant>
      <vt:variant>
        <vt:i4>1441841</vt:i4>
      </vt:variant>
      <vt:variant>
        <vt:i4>68</vt:i4>
      </vt:variant>
      <vt:variant>
        <vt:i4>0</vt:i4>
      </vt:variant>
      <vt:variant>
        <vt:i4>5</vt:i4>
      </vt:variant>
      <vt:variant>
        <vt:lpwstr/>
      </vt:variant>
      <vt:variant>
        <vt:lpwstr>_Toc153706351</vt:lpwstr>
      </vt:variant>
      <vt:variant>
        <vt:i4>1441841</vt:i4>
      </vt:variant>
      <vt:variant>
        <vt:i4>62</vt:i4>
      </vt:variant>
      <vt:variant>
        <vt:i4>0</vt:i4>
      </vt:variant>
      <vt:variant>
        <vt:i4>5</vt:i4>
      </vt:variant>
      <vt:variant>
        <vt:lpwstr/>
      </vt:variant>
      <vt:variant>
        <vt:lpwstr>_Toc153706350</vt:lpwstr>
      </vt:variant>
      <vt:variant>
        <vt:i4>1507377</vt:i4>
      </vt:variant>
      <vt:variant>
        <vt:i4>56</vt:i4>
      </vt:variant>
      <vt:variant>
        <vt:i4>0</vt:i4>
      </vt:variant>
      <vt:variant>
        <vt:i4>5</vt:i4>
      </vt:variant>
      <vt:variant>
        <vt:lpwstr/>
      </vt:variant>
      <vt:variant>
        <vt:lpwstr>_Toc153706349</vt:lpwstr>
      </vt:variant>
      <vt:variant>
        <vt:i4>1507377</vt:i4>
      </vt:variant>
      <vt:variant>
        <vt:i4>50</vt:i4>
      </vt:variant>
      <vt:variant>
        <vt:i4>0</vt:i4>
      </vt:variant>
      <vt:variant>
        <vt:i4>5</vt:i4>
      </vt:variant>
      <vt:variant>
        <vt:lpwstr/>
      </vt:variant>
      <vt:variant>
        <vt:lpwstr>_Toc153706348</vt:lpwstr>
      </vt:variant>
      <vt:variant>
        <vt:i4>1507377</vt:i4>
      </vt:variant>
      <vt:variant>
        <vt:i4>44</vt:i4>
      </vt:variant>
      <vt:variant>
        <vt:i4>0</vt:i4>
      </vt:variant>
      <vt:variant>
        <vt:i4>5</vt:i4>
      </vt:variant>
      <vt:variant>
        <vt:lpwstr/>
      </vt:variant>
      <vt:variant>
        <vt:lpwstr>_Toc153706347</vt:lpwstr>
      </vt:variant>
      <vt:variant>
        <vt:i4>1507377</vt:i4>
      </vt:variant>
      <vt:variant>
        <vt:i4>38</vt:i4>
      </vt:variant>
      <vt:variant>
        <vt:i4>0</vt:i4>
      </vt:variant>
      <vt:variant>
        <vt:i4>5</vt:i4>
      </vt:variant>
      <vt:variant>
        <vt:lpwstr/>
      </vt:variant>
      <vt:variant>
        <vt:lpwstr>_Toc153706346</vt:lpwstr>
      </vt:variant>
      <vt:variant>
        <vt:i4>1507377</vt:i4>
      </vt:variant>
      <vt:variant>
        <vt:i4>32</vt:i4>
      </vt:variant>
      <vt:variant>
        <vt:i4>0</vt:i4>
      </vt:variant>
      <vt:variant>
        <vt:i4>5</vt:i4>
      </vt:variant>
      <vt:variant>
        <vt:lpwstr/>
      </vt:variant>
      <vt:variant>
        <vt:lpwstr>_Toc153706345</vt:lpwstr>
      </vt:variant>
      <vt:variant>
        <vt:i4>1507377</vt:i4>
      </vt:variant>
      <vt:variant>
        <vt:i4>26</vt:i4>
      </vt:variant>
      <vt:variant>
        <vt:i4>0</vt:i4>
      </vt:variant>
      <vt:variant>
        <vt:i4>5</vt:i4>
      </vt:variant>
      <vt:variant>
        <vt:lpwstr/>
      </vt:variant>
      <vt:variant>
        <vt:lpwstr>_Toc153706344</vt:lpwstr>
      </vt:variant>
      <vt:variant>
        <vt:i4>1507377</vt:i4>
      </vt:variant>
      <vt:variant>
        <vt:i4>20</vt:i4>
      </vt:variant>
      <vt:variant>
        <vt:i4>0</vt:i4>
      </vt:variant>
      <vt:variant>
        <vt:i4>5</vt:i4>
      </vt:variant>
      <vt:variant>
        <vt:lpwstr/>
      </vt:variant>
      <vt:variant>
        <vt:lpwstr>_Toc153706343</vt:lpwstr>
      </vt:variant>
      <vt:variant>
        <vt:i4>1507377</vt:i4>
      </vt:variant>
      <vt:variant>
        <vt:i4>14</vt:i4>
      </vt:variant>
      <vt:variant>
        <vt:i4>0</vt:i4>
      </vt:variant>
      <vt:variant>
        <vt:i4>5</vt:i4>
      </vt:variant>
      <vt:variant>
        <vt:lpwstr/>
      </vt:variant>
      <vt:variant>
        <vt:lpwstr>_Toc153706342</vt:lpwstr>
      </vt:variant>
      <vt:variant>
        <vt:i4>1507377</vt:i4>
      </vt:variant>
      <vt:variant>
        <vt:i4>8</vt:i4>
      </vt:variant>
      <vt:variant>
        <vt:i4>0</vt:i4>
      </vt:variant>
      <vt:variant>
        <vt:i4>5</vt:i4>
      </vt:variant>
      <vt:variant>
        <vt:lpwstr/>
      </vt:variant>
      <vt:variant>
        <vt:lpwstr>_Toc153706341</vt:lpwstr>
      </vt:variant>
      <vt:variant>
        <vt:i4>1507377</vt:i4>
      </vt:variant>
      <vt:variant>
        <vt:i4>2</vt:i4>
      </vt:variant>
      <vt:variant>
        <vt:i4>0</vt:i4>
      </vt:variant>
      <vt:variant>
        <vt:i4>5</vt:i4>
      </vt:variant>
      <vt:variant>
        <vt:lpwstr/>
      </vt:variant>
      <vt:variant>
        <vt:lpwstr>_Toc153706340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DA XIN</dc:creator>
  <cp:keywords/>
  <dc:description/>
  <cp:lastModifiedBy>MANREEN KAUR A/P JAGJIT SINGH</cp:lastModifiedBy>
  <cp:revision>8</cp:revision>
  <cp:lastPrinted>2025-01-15T06:59:00Z</cp:lastPrinted>
  <dcterms:created xsi:type="dcterms:W3CDTF">2023-12-18T10:14:00Z</dcterms:created>
  <dcterms:modified xsi:type="dcterms:W3CDTF">2025-01-15T07:00:00Z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0x010100198730BF8D974047AC4116EC5B8E23AB</vt:lpwstr>
  </property>
  <property fmtid="{D5CDD505-2E9C-101B-9397-08002B2CF9AE}" pid="3" name="GrammarlyDocumentId">
    <vt:lpwstr>5742d8d849d282dd7e279d26cfd458c8a28f3b4f356a874dea921e3a28d3ea5b</vt:lpwstr>
  </property>
</Properties>
</file>